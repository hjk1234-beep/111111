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A5C2E" w14:textId="25823CB7" w:rsidR="00D6156F" w:rsidRPr="00174E9A" w:rsidRDefault="00C65E4B" w:rsidP="006139F9">
      <w:pPr>
        <w:spacing w:line="240" w:lineRule="auto"/>
        <w:jc w:val="center"/>
        <w:rPr>
          <w:b/>
          <w:sz w:val="32"/>
          <w:szCs w:val="32"/>
        </w:rPr>
      </w:pPr>
      <w:r w:rsidRPr="00174E9A">
        <w:rPr>
          <w:rFonts w:hint="eastAsia"/>
          <w:b/>
          <w:noProof/>
          <w:sz w:val="32"/>
          <w:szCs w:val="32"/>
        </w:rPr>
        <w:drawing>
          <wp:anchor distT="0" distB="0" distL="114300" distR="114300" simplePos="0" relativeHeight="251665408" behindDoc="0" locked="0" layoutInCell="0" allowOverlap="1" wp14:anchorId="27B19D3D" wp14:editId="63EA013A">
            <wp:simplePos x="0" y="0"/>
            <wp:positionH relativeFrom="page">
              <wp:posOffset>6311900</wp:posOffset>
            </wp:positionH>
            <wp:positionV relativeFrom="page">
              <wp:posOffset>330200</wp:posOffset>
            </wp:positionV>
            <wp:extent cx="787400" cy="787400"/>
            <wp:effectExtent l="0" t="0" r="0" b="0"/>
            <wp:wrapNone/>
            <wp:docPr id="7" name="ADCode_1_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A28EB" w:rsidRPr="00174E9A">
        <w:rPr>
          <w:rFonts w:hint="eastAsia"/>
          <w:b/>
          <w:sz w:val="32"/>
          <w:szCs w:val="32"/>
        </w:rPr>
        <w:t>iM</w:t>
      </w:r>
      <w:proofErr w:type="spellEnd"/>
      <w:r w:rsidR="00DA28EB" w:rsidRPr="00174E9A">
        <w:rPr>
          <w:rFonts w:hint="eastAsia"/>
          <w:b/>
          <w:sz w:val="32"/>
          <w:szCs w:val="32"/>
        </w:rPr>
        <w:t xml:space="preserve"> Zero</w:t>
      </w:r>
      <w:r w:rsidR="00D6156F" w:rsidRPr="00174E9A">
        <w:rPr>
          <w:b/>
          <w:sz w:val="32"/>
          <w:szCs w:val="32"/>
        </w:rPr>
        <w:t xml:space="preserve"> </w:t>
      </w:r>
      <w:r w:rsidR="00EC7CB7">
        <w:rPr>
          <w:rFonts w:hint="eastAsia"/>
          <w:b/>
          <w:sz w:val="32"/>
          <w:szCs w:val="32"/>
        </w:rPr>
        <w:t xml:space="preserve">AI 기본 </w:t>
      </w:r>
      <w:r w:rsidR="00D6156F" w:rsidRPr="00174E9A">
        <w:rPr>
          <w:b/>
          <w:sz w:val="32"/>
          <w:szCs w:val="32"/>
        </w:rPr>
        <w:t>서비스 이용</w:t>
      </w:r>
      <w:r w:rsidR="00EC7CB7">
        <w:rPr>
          <w:rFonts w:hint="eastAsia"/>
          <w:b/>
          <w:sz w:val="32"/>
          <w:szCs w:val="32"/>
        </w:rPr>
        <w:t xml:space="preserve"> </w:t>
      </w:r>
      <w:r w:rsidR="00D6156F" w:rsidRPr="00174E9A">
        <w:rPr>
          <w:b/>
          <w:sz w:val="32"/>
          <w:szCs w:val="32"/>
        </w:rPr>
        <w:t>약관</w:t>
      </w:r>
    </w:p>
    <w:p w14:paraId="784F551B" w14:textId="77777777" w:rsidR="00D6156F" w:rsidRPr="00174E9A" w:rsidRDefault="00D6156F" w:rsidP="006139F9">
      <w:pPr>
        <w:spacing w:line="240" w:lineRule="auto"/>
        <w:jc w:val="center"/>
        <w:rPr>
          <w:b/>
          <w:sz w:val="32"/>
          <w:szCs w:val="32"/>
        </w:rPr>
      </w:pPr>
    </w:p>
    <w:p w14:paraId="1680EB84" w14:textId="77777777" w:rsidR="00D6156F" w:rsidRPr="00174E9A" w:rsidRDefault="00D6156F" w:rsidP="006139F9">
      <w:pPr>
        <w:spacing w:line="240" w:lineRule="auto"/>
        <w:rPr>
          <w:b/>
          <w:sz w:val="24"/>
          <w:szCs w:val="24"/>
        </w:rPr>
      </w:pPr>
      <w:r w:rsidRPr="00174E9A">
        <w:rPr>
          <w:rFonts w:hint="eastAsia"/>
          <w:b/>
          <w:sz w:val="24"/>
          <w:szCs w:val="24"/>
        </w:rPr>
        <w:t>제</w:t>
      </w:r>
      <w:r w:rsidRPr="00174E9A">
        <w:rPr>
          <w:b/>
          <w:sz w:val="24"/>
          <w:szCs w:val="24"/>
        </w:rPr>
        <w:t>1조 (목적)</w:t>
      </w:r>
    </w:p>
    <w:p w14:paraId="6AD7E06C" w14:textId="046A765A" w:rsidR="00D6156F" w:rsidRPr="00174E9A" w:rsidRDefault="00D6156F" w:rsidP="001E7BFD">
      <w:pPr>
        <w:spacing w:line="240" w:lineRule="auto"/>
        <w:rPr>
          <w:sz w:val="22"/>
        </w:rPr>
      </w:pPr>
      <w:r w:rsidRPr="00174E9A">
        <w:rPr>
          <w:rFonts w:hint="eastAsia"/>
          <w:sz w:val="22"/>
        </w:rPr>
        <w:t>이</w:t>
      </w:r>
      <w:r w:rsidRPr="00174E9A">
        <w:rPr>
          <w:sz w:val="22"/>
        </w:rPr>
        <w:t xml:space="preserve"> 약관은 </w:t>
      </w:r>
      <w:r w:rsidR="006B7281" w:rsidRPr="00174E9A">
        <w:rPr>
          <w:rFonts w:hint="eastAsia"/>
          <w:sz w:val="22"/>
        </w:rPr>
        <w:t xml:space="preserve">주식회사 </w:t>
      </w:r>
      <w:proofErr w:type="spellStart"/>
      <w:r w:rsidR="008E24E0" w:rsidRPr="00174E9A">
        <w:rPr>
          <w:rFonts w:hint="eastAsia"/>
          <w:sz w:val="22"/>
        </w:rPr>
        <w:t>아이엠</w:t>
      </w:r>
      <w:r w:rsidR="00C1628D" w:rsidRPr="00174E9A">
        <w:rPr>
          <w:rFonts w:hint="eastAsia"/>
          <w:sz w:val="22"/>
        </w:rPr>
        <w:t>뱅크</w:t>
      </w:r>
      <w:proofErr w:type="spellEnd"/>
      <w:r w:rsidRPr="00174E9A">
        <w:rPr>
          <w:sz w:val="22"/>
        </w:rPr>
        <w:t>(이하 ‘은행’이라 합니다)</w:t>
      </w:r>
      <w:r w:rsidR="00E5600B" w:rsidRPr="00174E9A">
        <w:rPr>
          <w:rFonts w:hint="eastAsia"/>
          <w:sz w:val="22"/>
        </w:rPr>
        <w:t>가</w:t>
      </w:r>
      <w:r w:rsidRPr="00174E9A">
        <w:rPr>
          <w:sz w:val="22"/>
        </w:rPr>
        <w:t xml:space="preserve"> 은행 앱에서 제공하는 </w:t>
      </w:r>
      <w:proofErr w:type="spellStart"/>
      <w:r w:rsidR="00D72261" w:rsidRPr="00174E9A">
        <w:rPr>
          <w:rFonts w:hint="eastAsia"/>
          <w:b/>
          <w:bCs/>
          <w:sz w:val="22"/>
        </w:rPr>
        <w:t>iM</w:t>
      </w:r>
      <w:proofErr w:type="spellEnd"/>
      <w:r w:rsidR="00D72261" w:rsidRPr="00174E9A">
        <w:rPr>
          <w:rFonts w:hint="eastAsia"/>
          <w:b/>
          <w:bCs/>
          <w:sz w:val="22"/>
        </w:rPr>
        <w:t xml:space="preserve"> Zero</w:t>
      </w:r>
      <w:r w:rsidR="00EC7CB7">
        <w:rPr>
          <w:rFonts w:hint="eastAsia"/>
          <w:b/>
          <w:bCs/>
          <w:sz w:val="22"/>
        </w:rPr>
        <w:t xml:space="preserve"> AI 기본 </w:t>
      </w:r>
      <w:r w:rsidR="00DA28EB" w:rsidRPr="00174E9A">
        <w:rPr>
          <w:rFonts w:hint="eastAsia"/>
          <w:b/>
          <w:bCs/>
          <w:sz w:val="22"/>
        </w:rPr>
        <w:t>서비스</w:t>
      </w:r>
      <w:r w:rsidR="00D72261" w:rsidRPr="00174E9A">
        <w:rPr>
          <w:rFonts w:hint="eastAsia"/>
          <w:b/>
          <w:bCs/>
          <w:sz w:val="22"/>
        </w:rPr>
        <w:t xml:space="preserve"> </w:t>
      </w:r>
      <w:r w:rsidRPr="00174E9A">
        <w:rPr>
          <w:b/>
          <w:bCs/>
          <w:sz w:val="22"/>
        </w:rPr>
        <w:t>(이하 ‘서비스’라 합니다)</w:t>
      </w:r>
      <w:r w:rsidRPr="00174E9A">
        <w:rPr>
          <w:sz w:val="22"/>
        </w:rPr>
        <w:t>와 관련하여 은행과 이용자</w:t>
      </w:r>
      <w:r w:rsidR="00977B20" w:rsidRPr="00174E9A">
        <w:rPr>
          <w:rFonts w:hint="eastAsia"/>
          <w:sz w:val="22"/>
        </w:rPr>
        <w:t xml:space="preserve"> </w:t>
      </w:r>
      <w:r w:rsidRPr="00174E9A">
        <w:rPr>
          <w:sz w:val="22"/>
        </w:rPr>
        <w:t>간의 기본적인 사항을 정함을 목적으로 합니다.</w:t>
      </w:r>
    </w:p>
    <w:p w14:paraId="76C97549" w14:textId="77777777" w:rsidR="00D6156F" w:rsidRPr="00174E9A" w:rsidRDefault="00D6156F" w:rsidP="006139F9">
      <w:pPr>
        <w:spacing w:line="240" w:lineRule="auto"/>
      </w:pPr>
    </w:p>
    <w:p w14:paraId="29A55AA5" w14:textId="77777777" w:rsidR="00D6156F" w:rsidRPr="00174E9A" w:rsidRDefault="00D6156F" w:rsidP="006139F9">
      <w:pPr>
        <w:spacing w:line="240" w:lineRule="auto"/>
        <w:rPr>
          <w:b/>
          <w:sz w:val="24"/>
          <w:szCs w:val="24"/>
        </w:rPr>
      </w:pPr>
      <w:r w:rsidRPr="00174E9A">
        <w:rPr>
          <w:rFonts w:hint="eastAsia"/>
          <w:b/>
          <w:sz w:val="24"/>
          <w:szCs w:val="24"/>
        </w:rPr>
        <w:t>제</w:t>
      </w:r>
      <w:r w:rsidRPr="00174E9A">
        <w:rPr>
          <w:b/>
          <w:sz w:val="24"/>
          <w:szCs w:val="24"/>
        </w:rPr>
        <w:t>2조 (용어의 정의)</w:t>
      </w:r>
    </w:p>
    <w:p w14:paraId="47933FC9" w14:textId="77777777" w:rsidR="00D6156F" w:rsidRPr="00174E9A" w:rsidRDefault="00D6156F" w:rsidP="006139F9">
      <w:pPr>
        <w:spacing w:line="240" w:lineRule="auto"/>
        <w:rPr>
          <w:sz w:val="22"/>
        </w:rPr>
      </w:pPr>
      <w:r w:rsidRPr="00174E9A">
        <w:rPr>
          <w:rFonts w:hint="eastAsia"/>
          <w:sz w:val="22"/>
        </w:rPr>
        <w:t>이</w:t>
      </w:r>
      <w:r w:rsidRPr="00174E9A">
        <w:rPr>
          <w:sz w:val="22"/>
        </w:rPr>
        <w:t xml:space="preserve"> 약관에서 사용하는 용어의 정의는 다음과 같습니다.</w:t>
      </w:r>
    </w:p>
    <w:p w14:paraId="1B635155" w14:textId="4315B59C" w:rsidR="00D6156F" w:rsidRPr="00174E9A" w:rsidRDefault="00D6156F" w:rsidP="00CD7DA7">
      <w:pPr>
        <w:pStyle w:val="a3"/>
        <w:numPr>
          <w:ilvl w:val="0"/>
          <w:numId w:val="1"/>
        </w:numPr>
        <w:spacing w:line="240" w:lineRule="auto"/>
        <w:ind w:leftChars="0"/>
        <w:rPr>
          <w:sz w:val="22"/>
          <w:szCs w:val="20"/>
        </w:rPr>
      </w:pPr>
      <w:r w:rsidRPr="00174E9A">
        <w:rPr>
          <w:sz w:val="22"/>
        </w:rPr>
        <w:t>‘</w:t>
      </w:r>
      <w:r w:rsidR="00D72261" w:rsidRPr="00174E9A">
        <w:rPr>
          <w:rFonts w:hint="eastAsia"/>
          <w:sz w:val="22"/>
        </w:rPr>
        <w:t>서비스</w:t>
      </w:r>
      <w:r w:rsidRPr="00174E9A">
        <w:rPr>
          <w:sz w:val="22"/>
        </w:rPr>
        <w:t xml:space="preserve">’란 </w:t>
      </w:r>
      <w:r w:rsidR="00D72261" w:rsidRPr="00174E9A">
        <w:rPr>
          <w:rFonts w:hint="eastAsia"/>
          <w:sz w:val="22"/>
        </w:rPr>
        <w:t>이용자가</w:t>
      </w:r>
      <w:r w:rsidR="00D72261" w:rsidRPr="00174E9A">
        <w:rPr>
          <w:sz w:val="22"/>
        </w:rPr>
        <w:t xml:space="preserve"> </w:t>
      </w:r>
      <w:r w:rsidR="00D72261" w:rsidRPr="00174E9A">
        <w:rPr>
          <w:rFonts w:hint="eastAsia"/>
          <w:sz w:val="22"/>
        </w:rPr>
        <w:t>제시하는</w:t>
      </w:r>
      <w:r w:rsidR="00977B20" w:rsidRPr="00174E9A">
        <w:rPr>
          <w:sz w:val="22"/>
        </w:rPr>
        <w:t xml:space="preserve"> </w:t>
      </w:r>
      <w:r w:rsidR="00D72261" w:rsidRPr="00174E9A">
        <w:rPr>
          <w:rFonts w:hint="eastAsia"/>
          <w:sz w:val="22"/>
        </w:rPr>
        <w:t>명령에</w:t>
      </w:r>
      <w:r w:rsidR="00D72261" w:rsidRPr="00174E9A">
        <w:rPr>
          <w:sz w:val="22"/>
        </w:rPr>
        <w:t xml:space="preserve"> AI가 </w:t>
      </w:r>
      <w:r w:rsidR="00D72261" w:rsidRPr="00174E9A">
        <w:rPr>
          <w:rFonts w:hint="eastAsia"/>
          <w:sz w:val="22"/>
        </w:rPr>
        <w:t>답변을</w:t>
      </w:r>
      <w:r w:rsidR="00D72261" w:rsidRPr="00174E9A">
        <w:rPr>
          <w:sz w:val="22"/>
        </w:rPr>
        <w:t xml:space="preserve"> </w:t>
      </w:r>
      <w:r w:rsidR="00D72261" w:rsidRPr="00174E9A">
        <w:rPr>
          <w:rFonts w:hint="eastAsia"/>
          <w:sz w:val="22"/>
        </w:rPr>
        <w:t>제공하거나</w:t>
      </w:r>
      <w:r w:rsidR="00D72261" w:rsidRPr="00174E9A">
        <w:rPr>
          <w:sz w:val="22"/>
        </w:rPr>
        <w:t xml:space="preserve"> </w:t>
      </w:r>
      <w:r w:rsidR="00D72261" w:rsidRPr="00174E9A">
        <w:rPr>
          <w:rFonts w:hint="eastAsia"/>
          <w:sz w:val="22"/>
        </w:rPr>
        <w:t>명령한</w:t>
      </w:r>
      <w:r w:rsidR="00D72261" w:rsidRPr="00174E9A">
        <w:rPr>
          <w:sz w:val="22"/>
        </w:rPr>
        <w:t xml:space="preserve"> </w:t>
      </w:r>
      <w:r w:rsidR="00D72261" w:rsidRPr="00174E9A">
        <w:rPr>
          <w:rFonts w:hint="eastAsia"/>
          <w:sz w:val="22"/>
        </w:rPr>
        <w:t>기능을</w:t>
      </w:r>
      <w:r w:rsidR="00D72261" w:rsidRPr="00174E9A">
        <w:rPr>
          <w:sz w:val="22"/>
        </w:rPr>
        <w:t xml:space="preserve"> </w:t>
      </w:r>
      <w:r w:rsidR="00D72261" w:rsidRPr="00174E9A">
        <w:rPr>
          <w:rFonts w:hint="eastAsia"/>
          <w:sz w:val="22"/>
        </w:rPr>
        <w:t>수행하는</w:t>
      </w:r>
      <w:r w:rsidR="00D72261" w:rsidRPr="00174E9A">
        <w:rPr>
          <w:sz w:val="22"/>
        </w:rPr>
        <w:t xml:space="preserve"> AI </w:t>
      </w:r>
      <w:r w:rsidR="00D72261" w:rsidRPr="00174E9A">
        <w:rPr>
          <w:rFonts w:hint="eastAsia"/>
          <w:sz w:val="22"/>
        </w:rPr>
        <w:t>금융</w:t>
      </w:r>
      <w:r w:rsidR="00D72261" w:rsidRPr="00174E9A">
        <w:rPr>
          <w:sz w:val="22"/>
        </w:rPr>
        <w:t xml:space="preserve"> </w:t>
      </w:r>
      <w:r w:rsidR="00D72261" w:rsidRPr="00174E9A">
        <w:rPr>
          <w:rFonts w:hint="eastAsia"/>
          <w:sz w:val="22"/>
        </w:rPr>
        <w:t>에이전트</w:t>
      </w:r>
      <w:r w:rsidR="00D72261" w:rsidRPr="00174E9A">
        <w:rPr>
          <w:sz w:val="22"/>
        </w:rPr>
        <w:t xml:space="preserve"> </w:t>
      </w:r>
      <w:r w:rsidR="00D72261" w:rsidRPr="00174E9A">
        <w:rPr>
          <w:rFonts w:hint="eastAsia"/>
          <w:sz w:val="22"/>
        </w:rPr>
        <w:t>서비스를</w:t>
      </w:r>
      <w:r w:rsidR="00D72261" w:rsidRPr="00174E9A">
        <w:rPr>
          <w:sz w:val="22"/>
        </w:rPr>
        <w:t xml:space="preserve"> </w:t>
      </w:r>
      <w:r w:rsidR="00D72261" w:rsidRPr="00174E9A">
        <w:rPr>
          <w:rFonts w:hint="eastAsia"/>
          <w:sz w:val="22"/>
        </w:rPr>
        <w:t>말합니다</w:t>
      </w:r>
      <w:r w:rsidRPr="00174E9A">
        <w:rPr>
          <w:sz w:val="22"/>
        </w:rPr>
        <w:t>.</w:t>
      </w:r>
    </w:p>
    <w:p w14:paraId="670C6091" w14:textId="314FD1BF" w:rsidR="00D72261" w:rsidRPr="00174E9A" w:rsidRDefault="00D6156F" w:rsidP="00977B20">
      <w:pPr>
        <w:pStyle w:val="a3"/>
        <w:numPr>
          <w:ilvl w:val="0"/>
          <w:numId w:val="1"/>
        </w:numPr>
        <w:spacing w:line="240" w:lineRule="auto"/>
        <w:ind w:leftChars="0"/>
        <w:rPr>
          <w:b/>
          <w:sz w:val="22"/>
          <w:szCs w:val="20"/>
        </w:rPr>
      </w:pPr>
      <w:r w:rsidRPr="00174E9A">
        <w:rPr>
          <w:sz w:val="22"/>
        </w:rPr>
        <w:t>‘이용자’라 함은 이 약관에 동의하고 은행이 제공하는 서비스를 이용하는 자를 말합니다.</w:t>
      </w:r>
    </w:p>
    <w:p w14:paraId="74920B6D" w14:textId="2E7147BB" w:rsidR="0086024C" w:rsidRPr="00174E9A" w:rsidRDefault="0086024C" w:rsidP="006139F9">
      <w:pPr>
        <w:pStyle w:val="a3"/>
        <w:numPr>
          <w:ilvl w:val="0"/>
          <w:numId w:val="1"/>
        </w:numPr>
        <w:spacing w:line="240" w:lineRule="auto"/>
        <w:ind w:leftChars="0"/>
        <w:rPr>
          <w:b/>
          <w:sz w:val="22"/>
          <w:szCs w:val="20"/>
        </w:rPr>
      </w:pPr>
      <w:r w:rsidRPr="00174E9A">
        <w:rPr>
          <w:bCs/>
          <w:sz w:val="22"/>
          <w:szCs w:val="20"/>
        </w:rPr>
        <w:t>‘</w:t>
      </w:r>
      <w:r w:rsidRPr="00174E9A">
        <w:rPr>
          <w:rFonts w:hint="eastAsia"/>
          <w:bCs/>
          <w:sz w:val="22"/>
          <w:szCs w:val="20"/>
        </w:rPr>
        <w:t>명령</w:t>
      </w:r>
      <w:r w:rsidRPr="00174E9A">
        <w:rPr>
          <w:bCs/>
          <w:sz w:val="22"/>
          <w:szCs w:val="20"/>
        </w:rPr>
        <w:t>’</w:t>
      </w:r>
      <w:r w:rsidRPr="00174E9A">
        <w:rPr>
          <w:rFonts w:hint="eastAsia"/>
          <w:bCs/>
          <w:sz w:val="22"/>
          <w:szCs w:val="20"/>
        </w:rPr>
        <w:t xml:space="preserve">이란 이용자가 본 서비스를 이용하기 위하여 제공하는 일체의 정보(텍스트, 음성 데이터, 촬영된 이미지 등)를 말합니다. </w:t>
      </w:r>
    </w:p>
    <w:p w14:paraId="049CE2DA" w14:textId="72AA3181" w:rsidR="0086024C" w:rsidRPr="00174E9A" w:rsidRDefault="0086024C" w:rsidP="006139F9">
      <w:pPr>
        <w:pStyle w:val="a3"/>
        <w:numPr>
          <w:ilvl w:val="0"/>
          <w:numId w:val="1"/>
        </w:numPr>
        <w:spacing w:line="240" w:lineRule="auto"/>
        <w:ind w:leftChars="0"/>
        <w:rPr>
          <w:b/>
          <w:sz w:val="22"/>
          <w:szCs w:val="20"/>
        </w:rPr>
      </w:pPr>
      <w:r w:rsidRPr="00174E9A">
        <w:rPr>
          <w:bCs/>
          <w:sz w:val="22"/>
          <w:szCs w:val="20"/>
        </w:rPr>
        <w:t>‘</w:t>
      </w:r>
      <w:r w:rsidRPr="00174E9A">
        <w:rPr>
          <w:rFonts w:hint="eastAsia"/>
          <w:bCs/>
          <w:sz w:val="22"/>
          <w:szCs w:val="20"/>
        </w:rPr>
        <w:t>답변</w:t>
      </w:r>
      <w:r w:rsidRPr="00174E9A">
        <w:rPr>
          <w:bCs/>
          <w:sz w:val="22"/>
          <w:szCs w:val="20"/>
        </w:rPr>
        <w:t>’</w:t>
      </w:r>
      <w:r w:rsidRPr="00174E9A">
        <w:rPr>
          <w:rFonts w:hint="eastAsia"/>
          <w:bCs/>
          <w:sz w:val="22"/>
          <w:szCs w:val="20"/>
        </w:rPr>
        <w:t xml:space="preserve">이란 이용자가 본 서비스에서 </w:t>
      </w:r>
      <w:r w:rsidRPr="00174E9A">
        <w:rPr>
          <w:bCs/>
          <w:sz w:val="22"/>
          <w:szCs w:val="20"/>
        </w:rPr>
        <w:t>‘</w:t>
      </w:r>
      <w:r w:rsidRPr="00174E9A">
        <w:rPr>
          <w:rFonts w:hint="eastAsia"/>
          <w:bCs/>
          <w:sz w:val="22"/>
          <w:szCs w:val="20"/>
        </w:rPr>
        <w:t>명령</w:t>
      </w:r>
      <w:r w:rsidRPr="00174E9A">
        <w:rPr>
          <w:bCs/>
          <w:sz w:val="22"/>
          <w:szCs w:val="20"/>
        </w:rPr>
        <w:t>’</w:t>
      </w:r>
      <w:r w:rsidRPr="00174E9A">
        <w:rPr>
          <w:rFonts w:hint="eastAsia"/>
          <w:bCs/>
          <w:sz w:val="22"/>
          <w:szCs w:val="20"/>
        </w:rPr>
        <w:t>을 통해 생성</w:t>
      </w:r>
      <w:r w:rsidR="008569AF">
        <w:rPr>
          <w:rFonts w:hint="eastAsia"/>
          <w:bCs/>
          <w:sz w:val="22"/>
          <w:szCs w:val="20"/>
        </w:rPr>
        <w:t>한</w:t>
      </w:r>
      <w:r w:rsidRPr="00174E9A">
        <w:rPr>
          <w:rFonts w:hint="eastAsia"/>
          <w:bCs/>
          <w:sz w:val="22"/>
          <w:szCs w:val="20"/>
        </w:rPr>
        <w:t xml:space="preserve"> 내용, 분석 결과, 이와 관련된 정보 및 링크 등 자료 일체를 말합니다.</w:t>
      </w:r>
    </w:p>
    <w:p w14:paraId="09DFF07A" w14:textId="205175DB" w:rsidR="00E22D7D" w:rsidRPr="00174E9A" w:rsidRDefault="00E22D7D" w:rsidP="006139F9">
      <w:pPr>
        <w:pStyle w:val="a3"/>
        <w:numPr>
          <w:ilvl w:val="0"/>
          <w:numId w:val="1"/>
        </w:numPr>
        <w:spacing w:line="240" w:lineRule="auto"/>
        <w:ind w:leftChars="0"/>
        <w:rPr>
          <w:b/>
          <w:sz w:val="22"/>
          <w:szCs w:val="20"/>
        </w:rPr>
      </w:pPr>
      <w:r w:rsidRPr="00174E9A">
        <w:rPr>
          <w:bCs/>
          <w:sz w:val="22"/>
          <w:szCs w:val="20"/>
        </w:rPr>
        <w:t>‘</w:t>
      </w:r>
      <w:r w:rsidRPr="00174E9A">
        <w:rPr>
          <w:rFonts w:hint="eastAsia"/>
          <w:bCs/>
          <w:sz w:val="22"/>
          <w:szCs w:val="20"/>
        </w:rPr>
        <w:t>은행 앱</w:t>
      </w:r>
      <w:r w:rsidRPr="00174E9A">
        <w:rPr>
          <w:bCs/>
          <w:sz w:val="22"/>
          <w:szCs w:val="20"/>
        </w:rPr>
        <w:t>’</w:t>
      </w:r>
      <w:r w:rsidRPr="00174E9A">
        <w:rPr>
          <w:rFonts w:hint="eastAsia"/>
          <w:bCs/>
          <w:sz w:val="22"/>
          <w:szCs w:val="20"/>
        </w:rPr>
        <w:t xml:space="preserve">이란 </w:t>
      </w:r>
      <w:r w:rsidR="005516A0" w:rsidRPr="00174E9A">
        <w:rPr>
          <w:rFonts w:hint="eastAsia"/>
          <w:bCs/>
          <w:sz w:val="22"/>
          <w:szCs w:val="20"/>
        </w:rPr>
        <w:t xml:space="preserve">스마트폰, 태블릿 PC 등 모바일 디바이스에서 실행되는 응용소프트웨어로서 </w:t>
      </w:r>
      <w:proofErr w:type="spellStart"/>
      <w:r w:rsidR="001E7BFD" w:rsidRPr="00174E9A">
        <w:rPr>
          <w:rFonts w:hint="eastAsia"/>
          <w:bCs/>
          <w:sz w:val="22"/>
          <w:szCs w:val="20"/>
        </w:rPr>
        <w:t>iM</w:t>
      </w:r>
      <w:proofErr w:type="spellEnd"/>
      <w:r w:rsidR="001E7BFD" w:rsidRPr="00174E9A">
        <w:rPr>
          <w:rFonts w:hint="eastAsia"/>
          <w:bCs/>
          <w:sz w:val="22"/>
          <w:szCs w:val="20"/>
        </w:rPr>
        <w:t>뱅크 모바일 앱을 말합니다.</w:t>
      </w:r>
    </w:p>
    <w:p w14:paraId="321C7DB7" w14:textId="77777777" w:rsidR="00331402" w:rsidRPr="00174E9A" w:rsidRDefault="00331402" w:rsidP="00331402">
      <w:pPr>
        <w:pStyle w:val="a3"/>
        <w:spacing w:line="240" w:lineRule="auto"/>
        <w:ind w:leftChars="0" w:left="360"/>
        <w:rPr>
          <w:b/>
          <w:sz w:val="22"/>
          <w:szCs w:val="20"/>
        </w:rPr>
      </w:pPr>
    </w:p>
    <w:p w14:paraId="58198C3A" w14:textId="469440CA" w:rsidR="00331402" w:rsidRPr="00174E9A" w:rsidRDefault="00331402" w:rsidP="00331402">
      <w:pPr>
        <w:spacing w:line="240" w:lineRule="auto"/>
        <w:rPr>
          <w:b/>
          <w:sz w:val="24"/>
          <w:szCs w:val="24"/>
        </w:rPr>
      </w:pPr>
      <w:r w:rsidRPr="00174E9A">
        <w:rPr>
          <w:rFonts w:hint="eastAsia"/>
          <w:b/>
          <w:sz w:val="24"/>
          <w:szCs w:val="24"/>
        </w:rPr>
        <w:t>제3</w:t>
      </w:r>
      <w:r w:rsidRPr="00174E9A">
        <w:rPr>
          <w:b/>
          <w:sz w:val="24"/>
          <w:szCs w:val="24"/>
        </w:rPr>
        <w:t>조 (서비스의 종류)</w:t>
      </w:r>
    </w:p>
    <w:p w14:paraId="672572E5" w14:textId="6F22DAE2" w:rsidR="00331402" w:rsidRPr="00174E9A" w:rsidRDefault="00331402" w:rsidP="00331402">
      <w:pPr>
        <w:pStyle w:val="a3"/>
        <w:numPr>
          <w:ilvl w:val="0"/>
          <w:numId w:val="17"/>
        </w:numPr>
        <w:spacing w:line="240" w:lineRule="auto"/>
        <w:ind w:leftChars="0"/>
        <w:rPr>
          <w:sz w:val="22"/>
        </w:rPr>
      </w:pPr>
      <w:r w:rsidRPr="00174E9A">
        <w:rPr>
          <w:sz w:val="22"/>
        </w:rPr>
        <w:t xml:space="preserve">서비스 종류는 </w:t>
      </w:r>
      <w:r w:rsidRPr="00174E9A">
        <w:rPr>
          <w:rFonts w:hint="eastAsia"/>
          <w:sz w:val="22"/>
        </w:rPr>
        <w:t xml:space="preserve">다음과 </w:t>
      </w:r>
      <w:r w:rsidR="00B96CB0">
        <w:rPr>
          <w:rFonts w:hint="eastAsia"/>
          <w:sz w:val="22"/>
        </w:rPr>
        <w:t>같습니다.</w:t>
      </w:r>
    </w:p>
    <w:p w14:paraId="22B5B5A0" w14:textId="77777777" w:rsidR="00331402" w:rsidRPr="00174E9A" w:rsidRDefault="00331402" w:rsidP="00331402">
      <w:pPr>
        <w:pStyle w:val="a3"/>
        <w:numPr>
          <w:ilvl w:val="0"/>
          <w:numId w:val="37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금융 거래에 대한 조회, 분석 및 요약 서비스</w:t>
      </w:r>
    </w:p>
    <w:p w14:paraId="30058D53" w14:textId="77777777" w:rsidR="00331402" w:rsidRPr="00174E9A" w:rsidRDefault="00331402" w:rsidP="00331402">
      <w:pPr>
        <w:pStyle w:val="a3"/>
        <w:numPr>
          <w:ilvl w:val="0"/>
          <w:numId w:val="37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금융 관리 및 안내 지원 서비스</w:t>
      </w:r>
    </w:p>
    <w:p w14:paraId="600B6698" w14:textId="77777777" w:rsidR="00331402" w:rsidRPr="00174E9A" w:rsidRDefault="00331402" w:rsidP="00331402">
      <w:pPr>
        <w:pStyle w:val="a3"/>
        <w:numPr>
          <w:ilvl w:val="0"/>
          <w:numId w:val="37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그 외 은행이 정하는 서비스</w:t>
      </w:r>
    </w:p>
    <w:p w14:paraId="3675E153" w14:textId="3CC9D8B5" w:rsidR="00D6156F" w:rsidRPr="00174E9A" w:rsidRDefault="00331402" w:rsidP="00331402">
      <w:pPr>
        <w:pStyle w:val="a3"/>
        <w:numPr>
          <w:ilvl w:val="0"/>
          <w:numId w:val="17"/>
        </w:numPr>
        <w:spacing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 xml:space="preserve">이러한 서비스는 개별적으로 또는 통합된 형태로 제공될 수 있으며, 정책에 따라 변경되거나 새로운 </w:t>
      </w:r>
      <w:r w:rsidRPr="00174E9A">
        <w:rPr>
          <w:sz w:val="22"/>
        </w:rPr>
        <w:t>‘</w:t>
      </w:r>
      <w:r w:rsidRPr="00174E9A">
        <w:rPr>
          <w:rFonts w:hint="eastAsia"/>
          <w:sz w:val="22"/>
        </w:rPr>
        <w:t>서비스</w:t>
      </w:r>
      <w:r w:rsidRPr="00174E9A">
        <w:rPr>
          <w:sz w:val="22"/>
        </w:rPr>
        <w:t>’</w:t>
      </w:r>
      <w:r w:rsidRPr="00174E9A">
        <w:rPr>
          <w:rFonts w:hint="eastAsia"/>
          <w:sz w:val="22"/>
        </w:rPr>
        <w:t xml:space="preserve">가 추가될 수 있습니다. </w:t>
      </w:r>
      <w:r w:rsidRPr="00174E9A">
        <w:rPr>
          <w:sz w:val="22"/>
        </w:rPr>
        <w:t xml:space="preserve">서비스 내용의 추가 및 변경 등은 </w:t>
      </w:r>
      <w:r w:rsidRPr="00174E9A">
        <w:rPr>
          <w:sz w:val="22"/>
        </w:rPr>
        <w:lastRenderedPageBreak/>
        <w:t xml:space="preserve">은행에서 </w:t>
      </w:r>
      <w:proofErr w:type="spellStart"/>
      <w:r w:rsidR="004C1D0A" w:rsidRPr="0085762B">
        <w:rPr>
          <w:rFonts w:ascii="맑은 고딕" w:eastAsia="맑은 고딕" w:hAnsi="맑은 고딕" w:cs="맑은 고딕"/>
          <w:strike/>
          <w:color w:val="CC0000"/>
          <w:sz w:val="22"/>
        </w:rPr>
        <w:t>은행에서</w:t>
      </w:r>
      <w:proofErr w:type="spellEnd"/>
      <w:r w:rsidR="004C1D0A" w:rsidRPr="0085762B">
        <w:rPr>
          <w:rFonts w:ascii="맑은 고딕" w:eastAsia="맑은 고딕" w:hAnsi="맑은 고딕" w:cs="맑은 고딕"/>
          <w:strike/>
          <w:color w:val="CC0000"/>
          <w:sz w:val="22"/>
        </w:rPr>
        <w:t xml:space="preserve"> 홈페이지, 은행 앱에 공지하는 방법으로 이용자에게 사전 통지합니다.</w:t>
      </w:r>
      <w:r w:rsidR="004C1D0A" w:rsidRPr="0085762B">
        <w:rPr>
          <w:rFonts w:ascii="맑은 고딕" w:eastAsia="맑은 고딕" w:hAnsi="맑은 고딕" w:cs="맑은 고딕"/>
          <w:color w:val="0000CC"/>
          <w:sz w:val="22"/>
          <w:u w:val="single" w:color="0000CC"/>
        </w:rPr>
        <w:t xml:space="preserve"> </w:t>
      </w:r>
      <w:r w:rsidR="0085762B" w:rsidRPr="0085762B">
        <w:rPr>
          <w:rFonts w:ascii="맑은 고딕" w:eastAsia="맑은 고딕" w:hAnsi="맑은 고딕" w:cs="맑은 고딕"/>
          <w:color w:val="0000CC"/>
          <w:sz w:val="22"/>
          <w:u w:val="single" w:color="0000CC"/>
        </w:rPr>
        <w:t xml:space="preserve">변경 시행일로부터 1개월 전에 </w:t>
      </w:r>
      <w:r w:rsidR="004C1D0A" w:rsidRPr="0085762B">
        <w:rPr>
          <w:rFonts w:ascii="맑은 고딕" w:eastAsia="맑은 고딕" w:hAnsi="맑은 고딕" w:cs="맑은 고딕"/>
          <w:color w:val="0000CC"/>
          <w:sz w:val="22"/>
          <w:u w:val="single" w:color="0000CC"/>
        </w:rPr>
        <w:t xml:space="preserve">홈페이지 및 은행 앱에 게시하고, 이용자의 권리·의무에 중대한 영향을 미치는 변경의 경우에는 문자메시지, </w:t>
      </w:r>
      <w:proofErr w:type="spellStart"/>
      <w:r w:rsidR="004C1D0A" w:rsidRPr="0085762B">
        <w:rPr>
          <w:rFonts w:ascii="맑은 고딕" w:eastAsia="맑은 고딕" w:hAnsi="맑은 고딕" w:cs="맑은 고딕"/>
          <w:color w:val="0000CC"/>
          <w:sz w:val="22"/>
          <w:u w:val="single" w:color="0000CC"/>
        </w:rPr>
        <w:t>알림톡</w:t>
      </w:r>
      <w:proofErr w:type="spellEnd"/>
      <w:r w:rsidR="004C1D0A" w:rsidRPr="0085762B">
        <w:rPr>
          <w:rFonts w:ascii="맑은 고딕" w:eastAsia="맑은 고딕" w:hAnsi="맑은 고딕" w:cs="맑은 고딕"/>
          <w:color w:val="0000CC"/>
          <w:sz w:val="22"/>
          <w:u w:val="single" w:color="0000CC"/>
        </w:rPr>
        <w:t xml:space="preserve"> 또는 전자우편 등의 방법으로 이용자에게 </w:t>
      </w:r>
      <w:proofErr w:type="spellStart"/>
      <w:r w:rsidR="004C1D0A" w:rsidRPr="0085762B">
        <w:rPr>
          <w:rFonts w:ascii="맑은 고딕" w:eastAsia="맑은 고딕" w:hAnsi="맑은 고딕" w:cs="맑은 고딕"/>
          <w:color w:val="0000CC"/>
          <w:sz w:val="22"/>
          <w:u w:val="single" w:color="0000CC"/>
        </w:rPr>
        <w:t>개별통지합니다</w:t>
      </w:r>
      <w:proofErr w:type="spellEnd"/>
      <w:r w:rsidR="004C1D0A" w:rsidRPr="0085762B">
        <w:rPr>
          <w:rFonts w:ascii="맑은 고딕" w:eastAsia="맑은 고딕" w:hAnsi="맑은 고딕" w:cs="맑은 고딕"/>
          <w:color w:val="0000CC"/>
          <w:sz w:val="22"/>
          <w:u w:val="single" w:color="0000CC"/>
        </w:rPr>
        <w:t>.</w:t>
      </w:r>
      <w:commentRangeStart w:id="0"/>
      <w:r w:rsidRPr="00174E9A">
        <w:rPr>
          <w:sz w:val="22"/>
        </w:rPr>
        <w:t xml:space="preserve"> </w:t>
      </w:r>
      <w:commentRangeEnd w:id="0"/>
      <w:r w:rsidR="000475EE">
        <w:rPr>
          <w:rStyle w:val="a9"/>
        </w:rPr>
        <w:commentReference w:id="0"/>
      </w:r>
      <w:r w:rsidRPr="00174E9A">
        <w:rPr>
          <w:sz w:val="22"/>
        </w:rPr>
        <w:t>다만, 은행</w:t>
      </w:r>
      <w:r w:rsidRPr="00174E9A">
        <w:rPr>
          <w:rFonts w:hint="eastAsia"/>
          <w:sz w:val="22"/>
        </w:rPr>
        <w:t xml:space="preserve">이 </w:t>
      </w:r>
      <w:r w:rsidRPr="00174E9A">
        <w:rPr>
          <w:sz w:val="22"/>
        </w:rPr>
        <w:t>통제할 수 없는 사유로 사전 통지가 불가능한 경우에는 사후에 통지합니다.</w:t>
      </w:r>
    </w:p>
    <w:p w14:paraId="5A77CF7D" w14:textId="77777777" w:rsidR="0085762B" w:rsidRDefault="0085762B" w:rsidP="0085762B">
      <w:pPr>
        <w:pStyle w:val="a3"/>
        <w:spacing w:before="40" w:after="40"/>
        <w:ind w:leftChars="0" w:left="400"/>
      </w:pPr>
      <w:r w:rsidRPr="0085762B">
        <w:rPr>
          <w:rFonts w:ascii="맑은 고딕" w:eastAsia="맑은 고딕" w:hAnsi="맑은 고딕" w:cs="맑은 고딕"/>
          <w:i/>
          <w:iCs/>
          <w:color w:val="CC0000"/>
          <w:sz w:val="16"/>
          <w:szCs w:val="16"/>
        </w:rPr>
        <w:t>※ 수정사유: 심사의견 제10유형②(</w:t>
      </w:r>
      <w:proofErr w:type="spellStart"/>
      <w:r w:rsidRPr="0085762B">
        <w:rPr>
          <w:rFonts w:ascii="맑은 고딕" w:eastAsia="맑은 고딕" w:hAnsi="맑은 고딕" w:cs="맑은 고딕"/>
          <w:i/>
          <w:iCs/>
          <w:color w:val="CC0000"/>
          <w:sz w:val="16"/>
          <w:szCs w:val="16"/>
        </w:rPr>
        <w:t>약관법</w:t>
      </w:r>
      <w:proofErr w:type="spellEnd"/>
      <w:r w:rsidRPr="0085762B">
        <w:rPr>
          <w:rFonts w:ascii="맑은 고딕" w:eastAsia="맑은 고딕" w:hAnsi="맑은 고딕" w:cs="맑은 고딕"/>
          <w:i/>
          <w:iCs/>
          <w:color w:val="CC0000"/>
          <w:sz w:val="16"/>
          <w:szCs w:val="16"/>
        </w:rPr>
        <w:t xml:space="preserve"> 제6조 제2항 제1호): 고객의 권리·의무에 중대한 영향을 미치는 변경은 홈페이지 게시만으로는 불충분하며, 개별통지가 필요함.</w:t>
      </w:r>
    </w:p>
    <w:p w14:paraId="63520830" w14:textId="77777777" w:rsidR="00561BF1" w:rsidRPr="0085762B" w:rsidRDefault="00561BF1" w:rsidP="006139F9">
      <w:pPr>
        <w:pStyle w:val="a3"/>
        <w:spacing w:line="240" w:lineRule="auto"/>
        <w:ind w:leftChars="0" w:left="400"/>
      </w:pPr>
    </w:p>
    <w:p w14:paraId="5D110DE0" w14:textId="599ADB60" w:rsidR="00D6156F" w:rsidRPr="00174E9A" w:rsidRDefault="00D6156F" w:rsidP="006139F9">
      <w:pPr>
        <w:spacing w:line="240" w:lineRule="auto"/>
        <w:rPr>
          <w:b/>
          <w:sz w:val="24"/>
          <w:szCs w:val="24"/>
        </w:rPr>
      </w:pPr>
      <w:r w:rsidRPr="00174E9A">
        <w:rPr>
          <w:rFonts w:hint="eastAsia"/>
          <w:b/>
          <w:sz w:val="24"/>
          <w:szCs w:val="24"/>
        </w:rPr>
        <w:t>제</w:t>
      </w:r>
      <w:r w:rsidRPr="00174E9A">
        <w:rPr>
          <w:b/>
          <w:sz w:val="24"/>
          <w:szCs w:val="24"/>
        </w:rPr>
        <w:t>4조 (계약의 성립)</w:t>
      </w:r>
    </w:p>
    <w:p w14:paraId="724E2E8D" w14:textId="1CB7101B" w:rsidR="00AE0FF3" w:rsidRPr="00174E9A" w:rsidRDefault="00D6156F" w:rsidP="006139F9">
      <w:pPr>
        <w:pStyle w:val="a3"/>
        <w:numPr>
          <w:ilvl w:val="0"/>
          <w:numId w:val="4"/>
        </w:numPr>
        <w:spacing w:line="240" w:lineRule="auto"/>
        <w:ind w:leftChars="0"/>
        <w:rPr>
          <w:sz w:val="22"/>
        </w:rPr>
      </w:pPr>
      <w:r w:rsidRPr="00174E9A">
        <w:rPr>
          <w:sz w:val="22"/>
        </w:rPr>
        <w:t xml:space="preserve">이용자는 </w:t>
      </w:r>
      <w:r w:rsidR="00977B20" w:rsidRPr="00174E9A">
        <w:rPr>
          <w:rFonts w:hint="eastAsia"/>
          <w:sz w:val="22"/>
        </w:rPr>
        <w:t>은행</w:t>
      </w:r>
      <w:r w:rsidRPr="00174E9A">
        <w:rPr>
          <w:sz w:val="22"/>
        </w:rPr>
        <w:t xml:space="preserve"> 앱을 다운받고 이 약관에 동의함으로써 서비스의 효력이 발생합니다.</w:t>
      </w:r>
      <w:r w:rsidR="00DE4073" w:rsidRPr="00174E9A">
        <w:rPr>
          <w:sz w:val="22"/>
        </w:rPr>
        <w:t xml:space="preserve"> </w:t>
      </w:r>
    </w:p>
    <w:p w14:paraId="3C5CD1CE" w14:textId="70A60BD1" w:rsidR="00AE0FF3" w:rsidRPr="00174E9A" w:rsidRDefault="00D6156F" w:rsidP="006139F9">
      <w:pPr>
        <w:pStyle w:val="a3"/>
        <w:numPr>
          <w:ilvl w:val="0"/>
          <w:numId w:val="4"/>
        </w:numPr>
        <w:spacing w:line="240" w:lineRule="auto"/>
        <w:ind w:leftChars="0"/>
        <w:rPr>
          <w:sz w:val="22"/>
        </w:rPr>
      </w:pPr>
      <w:r w:rsidRPr="00174E9A">
        <w:rPr>
          <w:sz w:val="22"/>
        </w:rPr>
        <w:t xml:space="preserve">이용자는 그 자격에 따라 서비스의 일부가 제한될 수 있으며 </w:t>
      </w:r>
      <w:commentRangeStart w:id="1"/>
      <w:r w:rsidRPr="00174E9A">
        <w:rPr>
          <w:sz w:val="22"/>
        </w:rPr>
        <w:t xml:space="preserve">그 내용은 </w:t>
      </w:r>
      <w:ins w:id="2" w:author="Claude" w:date="2026-03-26T00:00:00Z">
        <w:r w:rsidR="0085762B" w:rsidRPr="0085762B">
          <w:rPr>
            <w:rFonts w:ascii="맑은 고딕" w:eastAsia="맑은 고딕" w:hAnsi="맑은 고딕" w:cs="맑은 고딕"/>
            <w:color w:val="0000CC"/>
            <w:sz w:val="22"/>
            <w:u w:val="single" w:color="0000CC"/>
          </w:rPr>
          <w:t>(이용자의</w:t>
        </w:r>
      </w:ins>
      <w:r w:rsidR="0085762B">
        <w:rPr>
          <w:rFonts w:ascii="맑은 고딕" w:eastAsia="맑은 고딕" w:hAnsi="맑은 고딕" w:cs="맑은 고딕" w:hint="eastAsia"/>
          <w:color w:val="0000CC"/>
          <w:sz w:val="22"/>
          <w:u w:val="single" w:color="0000CC"/>
        </w:rPr>
        <w:t xml:space="preserve"> </w:t>
      </w:r>
      <w:ins w:id="3" w:author="Claude" w:date="2026-03-26T00:00:00Z">
        <w:r w:rsidR="0085762B" w:rsidRPr="0085762B">
          <w:rPr>
            <w:rFonts w:ascii="맑은 고딕" w:eastAsia="맑은 고딕" w:hAnsi="맑은 고딕" w:cs="맑은 고딕"/>
            <w:color w:val="0000CC"/>
            <w:sz w:val="22"/>
            <w:u w:val="single" w:color="0000CC"/>
          </w:rPr>
          <w:t xml:space="preserve">연령, 금융거래 유형, </w:t>
        </w:r>
      </w:ins>
      <w:r w:rsidR="0085762B">
        <w:rPr>
          <w:rFonts w:ascii="맑은 고딕" w:eastAsia="맑은 고딕" w:hAnsi="맑은 고딕" w:cs="맑은 고딕" w:hint="eastAsia"/>
          <w:color w:val="0000CC"/>
          <w:sz w:val="22"/>
          <w:u w:val="single" w:color="0000CC"/>
        </w:rPr>
        <w:t xml:space="preserve">서비스 별 가입 및 정보제공 현황 </w:t>
      </w:r>
      <w:ins w:id="4" w:author="Claude" w:date="2026-03-26T00:00:00Z">
        <w:r w:rsidR="0085762B" w:rsidRPr="0085762B">
          <w:rPr>
            <w:rFonts w:ascii="맑은 고딕" w:eastAsia="맑은 고딕" w:hAnsi="맑은 고딕" w:cs="맑은 고딕"/>
            <w:color w:val="0000CC"/>
            <w:sz w:val="22"/>
            <w:u w:val="single" w:color="0000CC"/>
          </w:rPr>
          <w:t>등에 따른 서비스 이용범위의 차등을 포함하며)</w:t>
        </w:r>
      </w:ins>
      <w:r w:rsidR="0085762B">
        <w:rPr>
          <w:rFonts w:ascii="맑은 고딕" w:eastAsia="맑은 고딕" w:hAnsi="맑은 고딕" w:cs="맑은 고딕" w:hint="eastAsia"/>
          <w:color w:val="0000CC"/>
          <w:sz w:val="22"/>
          <w:u w:val="single" w:color="0000CC"/>
        </w:rPr>
        <w:t xml:space="preserve"> </w:t>
      </w:r>
      <w:r w:rsidR="00977B20" w:rsidRPr="00174E9A">
        <w:rPr>
          <w:rFonts w:hint="eastAsia"/>
          <w:sz w:val="22"/>
        </w:rPr>
        <w:t xml:space="preserve">은행 </w:t>
      </w:r>
      <w:r w:rsidRPr="00174E9A">
        <w:rPr>
          <w:sz w:val="22"/>
        </w:rPr>
        <w:t>앱의 각 서비스</w:t>
      </w:r>
      <w:r w:rsidR="00DE4073" w:rsidRPr="00174E9A">
        <w:rPr>
          <w:rFonts w:hint="eastAsia"/>
          <w:sz w:val="22"/>
        </w:rPr>
        <w:t xml:space="preserve"> </w:t>
      </w:r>
      <w:r w:rsidRPr="00174E9A">
        <w:rPr>
          <w:sz w:val="22"/>
        </w:rPr>
        <w:t>별 이용안내에 따릅니다</w:t>
      </w:r>
      <w:commentRangeEnd w:id="1"/>
      <w:r w:rsidR="000475EE">
        <w:rPr>
          <w:rStyle w:val="a9"/>
        </w:rPr>
        <w:commentReference w:id="1"/>
      </w:r>
      <w:r w:rsidRPr="00174E9A">
        <w:rPr>
          <w:sz w:val="22"/>
        </w:rPr>
        <w:t>.</w:t>
      </w:r>
    </w:p>
    <w:p w14:paraId="4FE9ABF8" w14:textId="73265B70" w:rsidR="00D6156F" w:rsidRPr="00174E9A" w:rsidRDefault="00E22D7D" w:rsidP="006139F9">
      <w:pPr>
        <w:pStyle w:val="a3"/>
        <w:numPr>
          <w:ilvl w:val="0"/>
          <w:numId w:val="4"/>
        </w:numPr>
        <w:spacing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 xml:space="preserve">은행은 </w:t>
      </w:r>
      <w:r w:rsidR="00D6156F" w:rsidRPr="00174E9A">
        <w:rPr>
          <w:sz w:val="22"/>
        </w:rPr>
        <w:t xml:space="preserve">서비스 내용에 따라 이용자의 정보를 요청할 수 있으며 이용자는 반드시 본인의 실제정보를 기재하여야 </w:t>
      </w:r>
      <w:r w:rsidR="005476A8" w:rsidRPr="00174E9A">
        <w:rPr>
          <w:sz w:val="22"/>
        </w:rPr>
        <w:t xml:space="preserve">합니다. </w:t>
      </w:r>
      <w:r w:rsidR="005476A8" w:rsidRPr="00174E9A">
        <w:rPr>
          <w:rFonts w:hint="eastAsia"/>
          <w:sz w:val="22"/>
        </w:rPr>
        <w:t>이때</w:t>
      </w:r>
      <w:r w:rsidR="00D6156F" w:rsidRPr="00174E9A">
        <w:rPr>
          <w:sz w:val="22"/>
        </w:rPr>
        <w:t>, 허위정보 또는 부당한 방법으로 가입했을 경우 서비스 이용제한을 받을 수 있습니다.</w:t>
      </w:r>
    </w:p>
    <w:p w14:paraId="527724A8" w14:textId="77777777" w:rsidR="00AE0FF3" w:rsidRPr="00174E9A" w:rsidRDefault="00AE0FF3" w:rsidP="006139F9">
      <w:pPr>
        <w:spacing w:line="240" w:lineRule="auto"/>
      </w:pPr>
    </w:p>
    <w:p w14:paraId="3FC61986" w14:textId="77777777" w:rsidR="00AE0FF3" w:rsidRPr="00174E9A" w:rsidRDefault="00D6156F" w:rsidP="006139F9">
      <w:pPr>
        <w:spacing w:line="240" w:lineRule="auto"/>
        <w:rPr>
          <w:b/>
          <w:sz w:val="24"/>
          <w:szCs w:val="24"/>
        </w:rPr>
      </w:pPr>
      <w:r w:rsidRPr="00174E9A">
        <w:rPr>
          <w:rFonts w:hint="eastAsia"/>
          <w:b/>
          <w:sz w:val="24"/>
          <w:szCs w:val="24"/>
        </w:rPr>
        <w:t>제</w:t>
      </w:r>
      <w:r w:rsidRPr="00174E9A">
        <w:rPr>
          <w:b/>
          <w:sz w:val="24"/>
          <w:szCs w:val="24"/>
        </w:rPr>
        <w:t>5조 (서비스의 이용</w:t>
      </w:r>
      <w:r w:rsidR="00AE0FF3" w:rsidRPr="00174E9A">
        <w:rPr>
          <w:b/>
          <w:sz w:val="24"/>
          <w:szCs w:val="24"/>
        </w:rPr>
        <w:t>)</w:t>
      </w:r>
    </w:p>
    <w:p w14:paraId="4E76278F" w14:textId="3ECB1793" w:rsidR="00306F9A" w:rsidRPr="00174E9A" w:rsidRDefault="00306F9A" w:rsidP="002A057D">
      <w:pPr>
        <w:pStyle w:val="a3"/>
        <w:numPr>
          <w:ilvl w:val="0"/>
          <w:numId w:val="7"/>
        </w:numPr>
        <w:spacing w:line="240" w:lineRule="auto"/>
        <w:ind w:leftChars="0"/>
        <w:rPr>
          <w:b/>
          <w:bCs/>
          <w:sz w:val="22"/>
        </w:rPr>
      </w:pPr>
      <w:r w:rsidRPr="00174E9A">
        <w:rPr>
          <w:rFonts w:hint="eastAsia"/>
          <w:sz w:val="22"/>
        </w:rPr>
        <w:t>제4조 계약의 성립으로 자격이 부여된 이용자는 즉시 서비스를 이용할 수 있</w:t>
      </w:r>
      <w:r w:rsidR="00E22D7D" w:rsidRPr="00174E9A">
        <w:rPr>
          <w:rFonts w:hint="eastAsia"/>
          <w:sz w:val="22"/>
        </w:rPr>
        <w:t>습니</w:t>
      </w:r>
      <w:r w:rsidRPr="00174E9A">
        <w:rPr>
          <w:rFonts w:hint="eastAsia"/>
          <w:sz w:val="22"/>
        </w:rPr>
        <w:t>다.</w:t>
      </w:r>
    </w:p>
    <w:p w14:paraId="63676A7B" w14:textId="77777777" w:rsidR="0085762B" w:rsidRDefault="00D6156F" w:rsidP="0085762B">
      <w:pPr>
        <w:spacing w:before="40" w:after="40"/>
        <w:ind w:left="360"/>
      </w:pPr>
      <w:r w:rsidRPr="00174E9A">
        <w:rPr>
          <w:sz w:val="22"/>
        </w:rPr>
        <w:t xml:space="preserve">서비스의 이용은 연중무휴 1일 24시간을 원칙으로 합니다. 단, </w:t>
      </w:r>
      <w:r w:rsidR="0085762B" w:rsidRPr="0085762B">
        <w:rPr>
          <w:rFonts w:ascii="맑은 고딕" w:eastAsia="맑은 고딕" w:hAnsi="맑은 고딕" w:cs="맑은 고딕"/>
          <w:strike/>
          <w:color w:val="CC0000"/>
          <w:sz w:val="22"/>
        </w:rPr>
        <w:t xml:space="preserve">은행의 업무 및 운영상의 </w:t>
      </w:r>
      <w:proofErr w:type="spellStart"/>
      <w:r w:rsidR="0085762B" w:rsidRPr="0085762B">
        <w:rPr>
          <w:rFonts w:ascii="맑은 고딕" w:eastAsia="맑은 고딕" w:hAnsi="맑은 고딕" w:cs="맑은 고딕"/>
          <w:strike/>
          <w:color w:val="CC0000"/>
          <w:sz w:val="22"/>
        </w:rPr>
        <w:t>목적으로</w:t>
      </w:r>
      <w:r w:rsidR="0085762B" w:rsidRPr="0085762B">
        <w:rPr>
          <w:rFonts w:ascii="맑은 고딕" w:eastAsia="맑은 고딕" w:hAnsi="맑은 고딕" w:cs="맑은 고딕"/>
          <w:color w:val="0000CC"/>
          <w:sz w:val="22"/>
          <w:u w:val="single" w:color="0000CC"/>
        </w:rPr>
        <w:t>시스템</w:t>
      </w:r>
      <w:proofErr w:type="spellEnd"/>
      <w:r w:rsidR="0085762B" w:rsidRPr="0085762B">
        <w:rPr>
          <w:rFonts w:ascii="맑은 고딕" w:eastAsia="맑은 고딕" w:hAnsi="맑은 고딕" w:cs="맑은 고딕"/>
          <w:color w:val="0000CC"/>
          <w:sz w:val="22"/>
          <w:u w:val="single" w:color="0000CC"/>
        </w:rPr>
        <w:t xml:space="preserve"> 정기 점검, 보수·관리 작업, 기술적 장애 대응 등 기술적 필요에 의하여</w:t>
      </w:r>
      <w:r w:rsidRPr="0085762B">
        <w:rPr>
          <w:sz w:val="24"/>
          <w:szCs w:val="24"/>
        </w:rPr>
        <w:t xml:space="preserve"> </w:t>
      </w:r>
      <w:r w:rsidRPr="00174E9A">
        <w:rPr>
          <w:sz w:val="22"/>
        </w:rPr>
        <w:t xml:space="preserve">서비스가 일시 중지될 수 있습니다. </w:t>
      </w:r>
      <w:commentRangeStart w:id="5"/>
      <w:r w:rsidRPr="00174E9A">
        <w:rPr>
          <w:sz w:val="22"/>
        </w:rPr>
        <w:t>이러한 경우</w:t>
      </w:r>
      <w:r w:rsidR="00AE0FF3" w:rsidRPr="00174E9A">
        <w:rPr>
          <w:rFonts w:hint="eastAsia"/>
          <w:sz w:val="22"/>
        </w:rPr>
        <w:t xml:space="preserve"> </w:t>
      </w:r>
      <w:r w:rsidRPr="00174E9A">
        <w:rPr>
          <w:rFonts w:hint="eastAsia"/>
          <w:sz w:val="22"/>
        </w:rPr>
        <w:t>은행</w:t>
      </w:r>
      <w:r w:rsidR="00C57006" w:rsidRPr="0085762B">
        <w:rPr>
          <w:rFonts w:hint="eastAsia"/>
          <w:sz w:val="22"/>
        </w:rPr>
        <w:t>은</w:t>
      </w:r>
      <w:r w:rsidRPr="0085762B">
        <w:rPr>
          <w:sz w:val="22"/>
        </w:rPr>
        <w:t xml:space="preserve"> </w:t>
      </w:r>
      <w:r w:rsidR="0085762B" w:rsidRPr="0085762B">
        <w:rPr>
          <w:rFonts w:ascii="맑은 고딕" w:eastAsia="맑은 고딕" w:hAnsi="맑은 고딕" w:cs="맑은 고딕"/>
          <w:strike/>
          <w:color w:val="CC0000"/>
          <w:sz w:val="22"/>
        </w:rPr>
        <w:t>홈페이지, 은행 앱에 공지하는 방법으로 이용자에게 사전 통지합니다.</w:t>
      </w:r>
      <w:r w:rsidR="0085762B">
        <w:rPr>
          <w:rFonts w:ascii="맑은 고딕" w:eastAsia="맑은 고딕" w:hAnsi="맑은 고딕" w:cs="맑은 고딕" w:hint="eastAsia"/>
          <w:strike/>
          <w:color w:val="CC0000"/>
          <w:sz w:val="22"/>
        </w:rPr>
        <w:t xml:space="preserve"> </w:t>
      </w:r>
      <w:r w:rsidR="0085762B" w:rsidRPr="0085762B">
        <w:rPr>
          <w:rFonts w:ascii="맑은 고딕" w:eastAsia="맑은 고딕" w:hAnsi="맑은 고딕" w:cs="맑은 고딕" w:hint="eastAsia"/>
          <w:color w:val="0000CC"/>
          <w:sz w:val="22"/>
          <w:u w:val="single" w:color="0000CC"/>
        </w:rPr>
        <w:t xml:space="preserve">사전에 </w:t>
      </w:r>
      <w:r w:rsidR="0085762B" w:rsidRPr="0085762B">
        <w:rPr>
          <w:rFonts w:ascii="맑은 고딕" w:eastAsia="맑은 고딕" w:hAnsi="맑은 고딕" w:cs="맑은 고딕"/>
          <w:color w:val="0000CC"/>
          <w:sz w:val="22"/>
          <w:u w:val="single" w:color="0000CC"/>
        </w:rPr>
        <w:t xml:space="preserve">홈페이지 및 은행 앱에 게시하고, 문자메시지, </w:t>
      </w:r>
      <w:proofErr w:type="spellStart"/>
      <w:r w:rsidR="0085762B" w:rsidRPr="0085762B">
        <w:rPr>
          <w:rFonts w:ascii="맑은 고딕" w:eastAsia="맑은 고딕" w:hAnsi="맑은 고딕" w:cs="맑은 고딕"/>
          <w:color w:val="0000CC"/>
          <w:sz w:val="22"/>
          <w:u w:val="single" w:color="0000CC"/>
        </w:rPr>
        <w:t>알림톡</w:t>
      </w:r>
      <w:proofErr w:type="spellEnd"/>
      <w:r w:rsidR="0085762B" w:rsidRPr="0085762B">
        <w:rPr>
          <w:rFonts w:ascii="맑은 고딕" w:eastAsia="맑은 고딕" w:hAnsi="맑은 고딕" w:cs="맑은 고딕"/>
          <w:color w:val="0000CC"/>
          <w:sz w:val="22"/>
          <w:u w:val="single" w:color="0000CC"/>
        </w:rPr>
        <w:t xml:space="preserve"> 또는 전자우편 등의 방법으로 이용자에게 </w:t>
      </w:r>
      <w:proofErr w:type="spellStart"/>
      <w:r w:rsidR="0085762B" w:rsidRPr="0085762B">
        <w:rPr>
          <w:rFonts w:ascii="맑은 고딕" w:eastAsia="맑은 고딕" w:hAnsi="맑은 고딕" w:cs="맑은 고딕"/>
          <w:color w:val="0000CC"/>
          <w:sz w:val="22"/>
          <w:u w:val="single" w:color="0000CC"/>
        </w:rPr>
        <w:t>개별통지합니다</w:t>
      </w:r>
      <w:proofErr w:type="spellEnd"/>
      <w:r w:rsidR="0085762B" w:rsidRPr="0085762B">
        <w:rPr>
          <w:rFonts w:ascii="맑은 고딕" w:eastAsia="맑은 고딕" w:hAnsi="맑은 고딕" w:cs="맑은 고딕"/>
          <w:color w:val="0000CC"/>
          <w:sz w:val="22"/>
          <w:u w:val="single" w:color="0000CC"/>
        </w:rPr>
        <w:t>.</w:t>
      </w:r>
      <w:r w:rsidR="00AE0FF3" w:rsidRPr="0085762B">
        <w:rPr>
          <w:rFonts w:hint="eastAsia"/>
          <w:sz w:val="22"/>
        </w:rPr>
        <w:t xml:space="preserve"> </w:t>
      </w:r>
      <w:commentRangeEnd w:id="5"/>
      <w:r w:rsidR="00A8436D" w:rsidRPr="0085762B">
        <w:rPr>
          <w:rStyle w:val="a9"/>
          <w:sz w:val="22"/>
          <w:szCs w:val="22"/>
        </w:rPr>
        <w:commentReference w:id="5"/>
      </w:r>
      <w:r w:rsidRPr="00174E9A">
        <w:rPr>
          <w:sz w:val="22"/>
        </w:rPr>
        <w:t>다만, 은행</w:t>
      </w:r>
      <w:r w:rsidR="00C57006" w:rsidRPr="00174E9A">
        <w:rPr>
          <w:rFonts w:hint="eastAsia"/>
          <w:sz w:val="22"/>
        </w:rPr>
        <w:t xml:space="preserve">이 </w:t>
      </w:r>
      <w:r w:rsidRPr="00174E9A">
        <w:rPr>
          <w:sz w:val="22"/>
        </w:rPr>
        <w:t>통제할 수 없는 사유</w:t>
      </w:r>
      <w:r w:rsidR="00D50CBF" w:rsidRPr="00174E9A">
        <w:rPr>
          <w:rFonts w:hint="eastAsia"/>
          <w:sz w:val="22"/>
        </w:rPr>
        <w:t>(천재지변, 국가비상사태 등 불가항력적 사유)</w:t>
      </w:r>
      <w:r w:rsidRPr="00174E9A">
        <w:rPr>
          <w:sz w:val="22"/>
        </w:rPr>
        <w:t>로</w:t>
      </w:r>
      <w:r w:rsidR="00AE0FF3" w:rsidRPr="00174E9A">
        <w:rPr>
          <w:rFonts w:hint="eastAsia"/>
          <w:sz w:val="22"/>
        </w:rPr>
        <w:t xml:space="preserve"> </w:t>
      </w:r>
      <w:r w:rsidRPr="00174E9A">
        <w:rPr>
          <w:rFonts w:hint="eastAsia"/>
          <w:sz w:val="22"/>
        </w:rPr>
        <w:t>서비스가</w:t>
      </w:r>
      <w:r w:rsidRPr="00174E9A">
        <w:rPr>
          <w:sz w:val="22"/>
        </w:rPr>
        <w:t xml:space="preserve"> 중단되어 사전 통지가 불가능한 경우에는 사후에 통지합니다.</w:t>
      </w:r>
      <w:r w:rsidR="0085762B">
        <w:rPr>
          <w:sz w:val="22"/>
        </w:rPr>
        <w:br/>
      </w:r>
      <w:r w:rsidR="0085762B">
        <w:rPr>
          <w:rFonts w:ascii="맑은 고딕" w:eastAsia="맑은 고딕" w:hAnsi="맑은 고딕" w:cs="맑은 고딕"/>
          <w:i/>
          <w:iCs/>
          <w:color w:val="CC0000"/>
          <w:sz w:val="16"/>
          <w:szCs w:val="16"/>
        </w:rPr>
        <w:t>※ 수정사유: 심사의견 제1유형(</w:t>
      </w:r>
      <w:proofErr w:type="spellStart"/>
      <w:r w:rsidR="0085762B">
        <w:rPr>
          <w:rFonts w:ascii="맑은 고딕" w:eastAsia="맑은 고딕" w:hAnsi="맑은 고딕" w:cs="맑은 고딕"/>
          <w:i/>
          <w:iCs/>
          <w:color w:val="CC0000"/>
          <w:sz w:val="16"/>
          <w:szCs w:val="16"/>
        </w:rPr>
        <w:t>약관법</w:t>
      </w:r>
      <w:proofErr w:type="spellEnd"/>
      <w:r w:rsidR="0085762B">
        <w:rPr>
          <w:rFonts w:ascii="맑은 고딕" w:eastAsia="맑은 고딕" w:hAnsi="맑은 고딕" w:cs="맑은 고딕"/>
          <w:i/>
          <w:iCs/>
          <w:color w:val="CC0000"/>
          <w:sz w:val="16"/>
          <w:szCs w:val="16"/>
        </w:rPr>
        <w:t xml:space="preserve"> 제10조 제1·2호): '업무 및 운영상의 목적'은 서비스 중지 사유가 지나치게 포괄적. 구체적 기술적 사유로 한정. 통지 방식도 개별통지로 보강.</w:t>
      </w:r>
    </w:p>
    <w:p w14:paraId="644962BC" w14:textId="44893943" w:rsidR="00DF6E37" w:rsidRPr="00174E9A" w:rsidRDefault="00DF6E37" w:rsidP="006139F9">
      <w:pPr>
        <w:pStyle w:val="a3"/>
        <w:numPr>
          <w:ilvl w:val="0"/>
          <w:numId w:val="7"/>
        </w:numPr>
        <w:spacing w:line="240" w:lineRule="auto"/>
        <w:ind w:leftChars="0"/>
        <w:rPr>
          <w:sz w:val="22"/>
        </w:rPr>
      </w:pPr>
      <w:bookmarkStart w:id="6" w:name="#"/>
      <w:r w:rsidRPr="00174E9A">
        <w:rPr>
          <w:rFonts w:hint="eastAsia"/>
          <w:sz w:val="22"/>
        </w:rPr>
        <w:t>본 서비스는 AI를 활용한 자동화된 의사결정 과정을 포함합니다. 이용자는 이에 대해 거부하거나 설명을 요구</w:t>
      </w:r>
      <w:r w:rsidR="00A37122" w:rsidRPr="00174E9A">
        <w:rPr>
          <w:rFonts w:hint="eastAsia"/>
          <w:sz w:val="22"/>
        </w:rPr>
        <w:t xml:space="preserve">할 수 있으며, </w:t>
      </w:r>
      <w:r w:rsidR="001D741D">
        <w:rPr>
          <w:rFonts w:hint="eastAsia"/>
          <w:sz w:val="22"/>
        </w:rPr>
        <w:t xml:space="preserve">결과가 부당하다고 판단되는 경우 </w:t>
      </w:r>
      <w:r w:rsidR="00A37122" w:rsidRPr="00174E9A">
        <w:rPr>
          <w:rFonts w:hint="eastAsia"/>
          <w:sz w:val="22"/>
        </w:rPr>
        <w:t>은행 고객</w:t>
      </w:r>
      <w:r w:rsidR="00A37122" w:rsidRPr="00174E9A">
        <w:rPr>
          <w:rFonts w:hint="eastAsia"/>
          <w:sz w:val="22"/>
        </w:rPr>
        <w:lastRenderedPageBreak/>
        <w:t>센터</w:t>
      </w:r>
      <w:r w:rsidR="003063B3" w:rsidRPr="00174E9A">
        <w:rPr>
          <w:rFonts w:hint="eastAsia"/>
          <w:sz w:val="22"/>
        </w:rPr>
        <w:t>를</w:t>
      </w:r>
      <w:r w:rsidR="00A37122" w:rsidRPr="00174E9A">
        <w:rPr>
          <w:rFonts w:hint="eastAsia"/>
          <w:sz w:val="22"/>
        </w:rPr>
        <w:t xml:space="preserve"> 통해 </w:t>
      </w:r>
      <w:r w:rsidR="001D741D">
        <w:rPr>
          <w:rFonts w:hint="eastAsia"/>
          <w:sz w:val="22"/>
        </w:rPr>
        <w:t>이의를 제기하고 재검토를 요청할 수 있습니다.</w:t>
      </w:r>
      <w:bookmarkEnd w:id="6"/>
    </w:p>
    <w:p w14:paraId="4EDD12D4" w14:textId="313CF374" w:rsidR="00BC159C" w:rsidRPr="009F3CB4" w:rsidRDefault="00DF6E37" w:rsidP="00A37122">
      <w:pPr>
        <w:pStyle w:val="a3"/>
        <w:numPr>
          <w:ilvl w:val="0"/>
          <w:numId w:val="7"/>
        </w:numPr>
        <w:spacing w:line="240" w:lineRule="auto"/>
        <w:ind w:leftChars="0"/>
        <w:rPr>
          <w:sz w:val="22"/>
          <w:highlight w:val="yellow"/>
        </w:rPr>
      </w:pPr>
      <w:r w:rsidRPr="00174E9A">
        <w:rPr>
          <w:rFonts w:hint="eastAsia"/>
          <w:sz w:val="22"/>
        </w:rPr>
        <w:t xml:space="preserve">이용자가 </w:t>
      </w:r>
      <w:r w:rsidR="0055368E" w:rsidRPr="00174E9A">
        <w:rPr>
          <w:rFonts w:hint="eastAsia"/>
          <w:sz w:val="22"/>
        </w:rPr>
        <w:t xml:space="preserve">제3항의 거부 또는 설명 요구를 하는 경우, 은행은 </w:t>
      </w:r>
      <w:r w:rsidR="003063B3" w:rsidRPr="00174E9A">
        <w:rPr>
          <w:rFonts w:hint="eastAsia"/>
          <w:sz w:val="22"/>
        </w:rPr>
        <w:t xml:space="preserve">고객센터 또는 </w:t>
      </w:r>
      <w:r w:rsidR="0055368E" w:rsidRPr="00174E9A">
        <w:rPr>
          <w:rFonts w:hint="eastAsia"/>
          <w:sz w:val="22"/>
        </w:rPr>
        <w:t xml:space="preserve">담당 부서의 </w:t>
      </w:r>
      <w:r w:rsidR="00A37122" w:rsidRPr="00174E9A">
        <w:rPr>
          <w:rFonts w:hint="eastAsia"/>
          <w:sz w:val="22"/>
        </w:rPr>
        <w:t xml:space="preserve">확인을 거쳐 </w:t>
      </w:r>
      <w:r w:rsidR="0055368E" w:rsidRPr="00174E9A">
        <w:rPr>
          <w:rFonts w:hint="eastAsia"/>
          <w:sz w:val="22"/>
        </w:rPr>
        <w:t xml:space="preserve">재처리 및 그 결과를 안내합니다. </w:t>
      </w:r>
      <w:r w:rsidR="0055368E" w:rsidRPr="009F3CB4">
        <w:rPr>
          <w:rFonts w:hint="eastAsia"/>
          <w:sz w:val="22"/>
          <w:highlight w:val="yellow"/>
        </w:rPr>
        <w:t xml:space="preserve">다만, </w:t>
      </w:r>
      <w:r w:rsidR="00A37122" w:rsidRPr="009F3CB4">
        <w:rPr>
          <w:rFonts w:hint="eastAsia"/>
          <w:sz w:val="22"/>
          <w:highlight w:val="yellow"/>
        </w:rPr>
        <w:t xml:space="preserve">이 </w:t>
      </w:r>
      <w:commentRangeStart w:id="7"/>
      <w:r w:rsidR="00A37122" w:rsidRPr="009F3CB4">
        <w:rPr>
          <w:rFonts w:hint="eastAsia"/>
          <w:sz w:val="22"/>
          <w:highlight w:val="yellow"/>
        </w:rPr>
        <w:t>과정에서</w:t>
      </w:r>
      <w:commentRangeEnd w:id="7"/>
      <w:r w:rsidR="009F3CB4">
        <w:rPr>
          <w:rStyle w:val="a9"/>
        </w:rPr>
        <w:commentReference w:id="7"/>
      </w:r>
      <w:r w:rsidR="0055368E" w:rsidRPr="009F3CB4">
        <w:rPr>
          <w:rFonts w:hint="eastAsia"/>
          <w:sz w:val="22"/>
          <w:highlight w:val="yellow"/>
        </w:rPr>
        <w:t xml:space="preserve"> 서비스 </w:t>
      </w:r>
      <w:r w:rsidR="00A37122" w:rsidRPr="009F3CB4">
        <w:rPr>
          <w:rFonts w:hint="eastAsia"/>
          <w:sz w:val="22"/>
          <w:highlight w:val="yellow"/>
        </w:rPr>
        <w:t>이용의 전부 또는 일부가 제한될 수 있습니다.</w:t>
      </w:r>
    </w:p>
    <w:p w14:paraId="0F536BAD" w14:textId="0640BEA0" w:rsidR="000315EB" w:rsidRPr="00174E9A" w:rsidRDefault="000315EB" w:rsidP="00A37122">
      <w:pPr>
        <w:pStyle w:val="a3"/>
        <w:numPr>
          <w:ilvl w:val="0"/>
          <w:numId w:val="7"/>
        </w:numPr>
        <w:spacing w:line="240" w:lineRule="auto"/>
        <w:ind w:leftChars="0"/>
        <w:rPr>
          <w:sz w:val="22"/>
        </w:rPr>
      </w:pPr>
      <w:r>
        <w:rPr>
          <w:rFonts w:hint="eastAsia"/>
          <w:sz w:val="22"/>
        </w:rPr>
        <w:t xml:space="preserve">본 서비스를 통해 생성된 </w:t>
      </w:r>
      <w:r>
        <w:rPr>
          <w:sz w:val="22"/>
        </w:rPr>
        <w:t>‘</w:t>
      </w:r>
      <w:r>
        <w:rPr>
          <w:rFonts w:hint="eastAsia"/>
          <w:sz w:val="22"/>
        </w:rPr>
        <w:t>명령</w:t>
      </w:r>
      <w:r>
        <w:rPr>
          <w:sz w:val="22"/>
        </w:rPr>
        <w:t>’</w:t>
      </w:r>
      <w:r>
        <w:rPr>
          <w:rFonts w:hint="eastAsia"/>
          <w:sz w:val="22"/>
        </w:rPr>
        <w:t xml:space="preserve"> 및 </w:t>
      </w:r>
      <w:r>
        <w:rPr>
          <w:sz w:val="22"/>
        </w:rPr>
        <w:t>‘</w:t>
      </w:r>
      <w:r>
        <w:rPr>
          <w:rFonts w:hint="eastAsia"/>
          <w:sz w:val="22"/>
        </w:rPr>
        <w:t>답변</w:t>
      </w:r>
      <w:r>
        <w:rPr>
          <w:sz w:val="22"/>
        </w:rPr>
        <w:t>’</w:t>
      </w:r>
      <w:r>
        <w:rPr>
          <w:rFonts w:hint="eastAsia"/>
          <w:sz w:val="22"/>
        </w:rPr>
        <w:t xml:space="preserve"> 내역의 제공(조회) 기간은 생성일로부터 1년이며, 해당 기간이 경과한 내역은 자동으로 삭제되어 조회할 수 없습니다.</w:t>
      </w:r>
    </w:p>
    <w:p w14:paraId="0C2F2164" w14:textId="47D5403B" w:rsidR="0070548C" w:rsidRPr="00174E9A" w:rsidRDefault="0070548C" w:rsidP="0070548C">
      <w:pPr>
        <w:spacing w:line="240" w:lineRule="auto"/>
        <w:rPr>
          <w:b/>
          <w:sz w:val="24"/>
          <w:szCs w:val="24"/>
        </w:rPr>
      </w:pPr>
      <w:r w:rsidRPr="00174E9A">
        <w:rPr>
          <w:rFonts w:hint="eastAsia"/>
          <w:b/>
          <w:sz w:val="24"/>
          <w:szCs w:val="24"/>
        </w:rPr>
        <w:t>제6</w:t>
      </w:r>
      <w:r w:rsidRPr="00174E9A">
        <w:rPr>
          <w:b/>
          <w:sz w:val="24"/>
          <w:szCs w:val="24"/>
        </w:rPr>
        <w:t>조 (서비스</w:t>
      </w:r>
      <w:r w:rsidRPr="00174E9A">
        <w:rPr>
          <w:rFonts w:hint="eastAsia"/>
          <w:b/>
          <w:sz w:val="24"/>
          <w:szCs w:val="24"/>
        </w:rPr>
        <w:t xml:space="preserve"> 이용 유의사항</w:t>
      </w:r>
      <w:r w:rsidRPr="00174E9A">
        <w:rPr>
          <w:b/>
          <w:sz w:val="24"/>
          <w:szCs w:val="24"/>
        </w:rPr>
        <w:t>)</w:t>
      </w:r>
    </w:p>
    <w:p w14:paraId="761C0D3E" w14:textId="33CE7422" w:rsidR="0070548C" w:rsidRPr="00174E9A" w:rsidRDefault="0070548C" w:rsidP="0070548C">
      <w:pPr>
        <w:pStyle w:val="a3"/>
        <w:numPr>
          <w:ilvl w:val="0"/>
          <w:numId w:val="14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본</w:t>
      </w:r>
      <w:r w:rsidRPr="00174E9A">
        <w:rPr>
          <w:sz w:val="22"/>
        </w:rPr>
        <w:t xml:space="preserve"> 서비스는 이용자가 제시한 명령의 문맥을 파악하여 ‘답변’을 생성합니다. 따라서 같은 ‘명령’이라도 명령의 문맥에 따라 달라진 ‘답변’이 제공될 수 있습니다.</w:t>
      </w:r>
    </w:p>
    <w:p w14:paraId="0071E1E8" w14:textId="036B0275" w:rsidR="0070548C" w:rsidRPr="00174E9A" w:rsidRDefault="0070548C" w:rsidP="0070548C">
      <w:pPr>
        <w:pStyle w:val="a3"/>
        <w:numPr>
          <w:ilvl w:val="0"/>
          <w:numId w:val="14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은행은</w:t>
      </w:r>
      <w:r w:rsidRPr="00174E9A">
        <w:rPr>
          <w:sz w:val="22"/>
        </w:rPr>
        <w:t xml:space="preserve"> AI 모델의 정확도와 기술적 성능을 높이기 위해 지속적으로 개선하고 노력합니다. 그러나 기술적 특성상, 모든 상황에서 완벽한 정확성과 적절성, 무결성, 최신성을 보장할 수 없습니다. 따라서 ‘이용자’는 AI의 답변을 참고하되, 그 정확성과 적절성을 스스로 최종 판단하여 사용해야 합니다.</w:t>
      </w:r>
      <w:r w:rsidR="00D50CBF" w:rsidRPr="00174E9A">
        <w:rPr>
          <w:rFonts w:hint="eastAsia"/>
          <w:sz w:val="22"/>
        </w:rPr>
        <w:t xml:space="preserve"> 단, 은행의 고의 또는 과실(관리 소홀, 시스템 결함 등)로 인한 경우 은행이 책임을 집니다.</w:t>
      </w:r>
    </w:p>
    <w:p w14:paraId="60F805B5" w14:textId="77777777" w:rsidR="0070548C" w:rsidRPr="00174E9A" w:rsidRDefault="0070548C" w:rsidP="00EB728F">
      <w:pPr>
        <w:pStyle w:val="a3"/>
        <w:numPr>
          <w:ilvl w:val="0"/>
          <w:numId w:val="14"/>
        </w:numPr>
        <w:spacing w:after="0" w:line="240" w:lineRule="auto"/>
        <w:ind w:leftChars="0"/>
        <w:rPr>
          <w:sz w:val="22"/>
        </w:rPr>
      </w:pPr>
      <w:r w:rsidRPr="00174E9A">
        <w:rPr>
          <w:sz w:val="22"/>
        </w:rPr>
        <w:t>‘</w:t>
      </w:r>
      <w:r w:rsidRPr="00174E9A">
        <w:rPr>
          <w:rFonts w:hint="eastAsia"/>
          <w:sz w:val="22"/>
        </w:rPr>
        <w:t>이용자</w:t>
      </w:r>
      <w:r w:rsidRPr="00174E9A">
        <w:rPr>
          <w:sz w:val="22"/>
        </w:rPr>
        <w:t>’</w:t>
      </w:r>
      <w:r w:rsidRPr="00174E9A">
        <w:rPr>
          <w:rFonts w:hint="eastAsia"/>
          <w:sz w:val="22"/>
        </w:rPr>
        <w:t>는</w:t>
      </w:r>
      <w:r w:rsidRPr="00174E9A">
        <w:rPr>
          <w:sz w:val="22"/>
        </w:rPr>
        <w:t xml:space="preserve"> 본 서비스를 다음과 같은 불법적이거나 악의적인 행위에 이용할 수 없습니다.</w:t>
      </w:r>
    </w:p>
    <w:p w14:paraId="601E2697" w14:textId="77777777" w:rsidR="0070548C" w:rsidRPr="00174E9A" w:rsidRDefault="0070548C" w:rsidP="0070548C">
      <w:pPr>
        <w:pStyle w:val="a3"/>
        <w:numPr>
          <w:ilvl w:val="0"/>
          <w:numId w:val="16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타인의</w:t>
      </w:r>
      <w:r w:rsidRPr="00174E9A">
        <w:rPr>
          <w:sz w:val="22"/>
        </w:rPr>
        <w:t xml:space="preserve"> 권리를 침해, 남용 또는 위반하는 방식으로 본 서비스를 이용하는 행위</w:t>
      </w:r>
    </w:p>
    <w:p w14:paraId="33498BDD" w14:textId="77777777" w:rsidR="0070548C" w:rsidRPr="00174E9A" w:rsidRDefault="0070548C" w:rsidP="007B2749">
      <w:pPr>
        <w:pStyle w:val="a3"/>
        <w:numPr>
          <w:ilvl w:val="0"/>
          <w:numId w:val="16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타인의</w:t>
      </w:r>
      <w:r w:rsidRPr="00174E9A">
        <w:rPr>
          <w:sz w:val="22"/>
        </w:rPr>
        <w:t xml:space="preserve"> 명예를 훼손하거나 제 3 자에 대한 허위 사실에 대한 내용을 게시하는 행위</w:t>
      </w:r>
    </w:p>
    <w:p w14:paraId="1AE25E3C" w14:textId="77777777" w:rsidR="0070548C" w:rsidRPr="00A72493" w:rsidRDefault="0070548C" w:rsidP="0070548C">
      <w:pPr>
        <w:pStyle w:val="a3"/>
        <w:numPr>
          <w:ilvl w:val="0"/>
          <w:numId w:val="16"/>
        </w:numPr>
        <w:spacing w:after="0" w:line="240" w:lineRule="auto"/>
        <w:ind w:leftChars="0"/>
        <w:rPr>
          <w:sz w:val="22"/>
          <w:highlight w:val="yellow"/>
        </w:rPr>
      </w:pPr>
      <w:r w:rsidRPr="00A72493">
        <w:rPr>
          <w:rFonts w:hint="eastAsia"/>
          <w:sz w:val="22"/>
          <w:highlight w:val="yellow"/>
        </w:rPr>
        <w:t>게시된</w:t>
      </w:r>
      <w:r w:rsidRPr="00A72493">
        <w:rPr>
          <w:sz w:val="22"/>
          <w:highlight w:val="yellow"/>
        </w:rPr>
        <w:t xml:space="preserve"> 정보의 변경 및 또는 서비스에 장애를 </w:t>
      </w:r>
      <w:commentRangeStart w:id="8"/>
      <w:r w:rsidRPr="00A72493">
        <w:rPr>
          <w:sz w:val="22"/>
          <w:highlight w:val="yellow"/>
        </w:rPr>
        <w:t>주는</w:t>
      </w:r>
      <w:commentRangeEnd w:id="8"/>
      <w:r w:rsidR="00A72493">
        <w:rPr>
          <w:rStyle w:val="a9"/>
        </w:rPr>
        <w:commentReference w:id="8"/>
      </w:r>
      <w:r w:rsidRPr="00A72493">
        <w:rPr>
          <w:sz w:val="22"/>
          <w:highlight w:val="yellow"/>
        </w:rPr>
        <w:t xml:space="preserve"> 행위</w:t>
      </w:r>
    </w:p>
    <w:p w14:paraId="763CC3A6" w14:textId="77777777" w:rsidR="0070548C" w:rsidRPr="00174E9A" w:rsidRDefault="0070548C" w:rsidP="0070548C">
      <w:pPr>
        <w:pStyle w:val="a3"/>
        <w:numPr>
          <w:ilvl w:val="0"/>
          <w:numId w:val="16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범죄를</w:t>
      </w:r>
      <w:r w:rsidRPr="00174E9A">
        <w:rPr>
          <w:sz w:val="22"/>
        </w:rPr>
        <w:t xml:space="preserve"> 교사하거나, 방조하거나 법령을 위반하는 행위</w:t>
      </w:r>
    </w:p>
    <w:p w14:paraId="4786ED37" w14:textId="28058144" w:rsidR="0070548C" w:rsidRPr="00174E9A" w:rsidRDefault="0070548C" w:rsidP="0070548C">
      <w:pPr>
        <w:pStyle w:val="a3"/>
        <w:numPr>
          <w:ilvl w:val="0"/>
          <w:numId w:val="16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기타</w:t>
      </w:r>
      <w:r w:rsidRPr="00174E9A">
        <w:rPr>
          <w:sz w:val="22"/>
        </w:rPr>
        <w:t xml:space="preserve"> 서비스를 이용하여 불법적이거나 유해한 콘텐츠를 생성하는 행위</w:t>
      </w:r>
    </w:p>
    <w:p w14:paraId="5A166A62" w14:textId="18AF2945" w:rsidR="0070548C" w:rsidRPr="00174E9A" w:rsidRDefault="0070548C" w:rsidP="009704D0">
      <w:pPr>
        <w:pStyle w:val="a3"/>
        <w:numPr>
          <w:ilvl w:val="0"/>
          <w:numId w:val="14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은행은</w:t>
      </w:r>
      <w:r w:rsidRPr="00174E9A">
        <w:rPr>
          <w:sz w:val="22"/>
        </w:rPr>
        <w:t xml:space="preserve"> ‘</w:t>
      </w:r>
      <w:r w:rsidRPr="00174E9A">
        <w:rPr>
          <w:rFonts w:hint="eastAsia"/>
          <w:sz w:val="22"/>
        </w:rPr>
        <w:t>명령</w:t>
      </w:r>
      <w:r w:rsidRPr="00174E9A">
        <w:rPr>
          <w:sz w:val="22"/>
        </w:rPr>
        <w:t>’</w:t>
      </w:r>
      <w:r w:rsidRPr="00174E9A">
        <w:rPr>
          <w:rFonts w:hint="eastAsia"/>
          <w:sz w:val="22"/>
        </w:rPr>
        <w:t>과</w:t>
      </w:r>
      <w:r w:rsidRPr="00174E9A">
        <w:rPr>
          <w:sz w:val="22"/>
        </w:rPr>
        <w:t xml:space="preserve"> ‘답변’에 제 3 항의 내용이 포함되어 있는 것을 확인한 경우, ‘</w:t>
      </w:r>
      <w:r w:rsidRPr="00174E9A">
        <w:rPr>
          <w:rFonts w:hint="eastAsia"/>
          <w:sz w:val="22"/>
        </w:rPr>
        <w:t>명령</w:t>
      </w:r>
      <w:r w:rsidRPr="00174E9A">
        <w:rPr>
          <w:sz w:val="22"/>
        </w:rPr>
        <w:t>’</w:t>
      </w:r>
      <w:r w:rsidRPr="00174E9A">
        <w:rPr>
          <w:rFonts w:hint="eastAsia"/>
          <w:sz w:val="22"/>
        </w:rPr>
        <w:t>과</w:t>
      </w:r>
      <w:r w:rsidRPr="00174E9A">
        <w:rPr>
          <w:sz w:val="22"/>
        </w:rPr>
        <w:t xml:space="preserve"> ‘답변’의 삭제 등 조치를 취할 수 있으며, ‘이용자’에게 이용 및 배포 중단 등의 조치를 요청할 수 있습니다. 이 경우, ‘이용자’는 정당한 사유가 없는 한 이에 응하여야 합니다.</w:t>
      </w:r>
    </w:p>
    <w:p w14:paraId="4FCA4780" w14:textId="440A02D1" w:rsidR="0070548C" w:rsidRPr="00174E9A" w:rsidRDefault="0070548C" w:rsidP="0070548C">
      <w:pPr>
        <w:pStyle w:val="a3"/>
        <w:numPr>
          <w:ilvl w:val="0"/>
          <w:numId w:val="14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이용자는</w:t>
      </w:r>
      <w:r w:rsidRPr="00174E9A">
        <w:rPr>
          <w:sz w:val="22"/>
        </w:rPr>
        <w:t xml:space="preserve"> 본 서비스의 내용, ‘답변’ 등을 </w:t>
      </w:r>
      <w:r w:rsidR="000F1E05" w:rsidRPr="00174E9A">
        <w:rPr>
          <w:rFonts w:hint="eastAsia"/>
          <w:sz w:val="22"/>
        </w:rPr>
        <w:t>은행</w:t>
      </w:r>
      <w:r w:rsidRPr="00174E9A">
        <w:rPr>
          <w:sz w:val="22"/>
        </w:rPr>
        <w:t>의 허락 없이 임의로 ‘본 서비스’ 이외에서 이용하거나 제 3 자에게 제공 또는 판매할 수 없습니다.</w:t>
      </w:r>
    </w:p>
    <w:p w14:paraId="54249A77" w14:textId="2CDC6A6D" w:rsidR="0070548C" w:rsidRPr="00174E9A" w:rsidRDefault="0070548C" w:rsidP="0070548C">
      <w:pPr>
        <w:pStyle w:val="a3"/>
        <w:numPr>
          <w:ilvl w:val="0"/>
          <w:numId w:val="14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이용자의</w:t>
      </w:r>
      <w:r w:rsidRPr="00174E9A">
        <w:rPr>
          <w:sz w:val="22"/>
        </w:rPr>
        <w:t xml:space="preserve"> ‘</w:t>
      </w:r>
      <w:r w:rsidRPr="00174E9A">
        <w:rPr>
          <w:rFonts w:hint="eastAsia"/>
          <w:sz w:val="22"/>
        </w:rPr>
        <w:t>명령</w:t>
      </w:r>
      <w:r w:rsidRPr="00174E9A">
        <w:rPr>
          <w:sz w:val="22"/>
        </w:rPr>
        <w:t xml:space="preserve">’, ‘답변’ 등 본 서비스 이용과 관련된 데이터는 </w:t>
      </w:r>
      <w:r w:rsidR="007B07C6" w:rsidRPr="00174E9A">
        <w:rPr>
          <w:rFonts w:hint="eastAsia"/>
          <w:sz w:val="22"/>
        </w:rPr>
        <w:t xml:space="preserve">별도의 선택 동의 절차를 통해 </w:t>
      </w:r>
      <w:r w:rsidRPr="00174E9A">
        <w:rPr>
          <w:sz w:val="22"/>
        </w:rPr>
        <w:t xml:space="preserve">AI 모델 활용, 인공지능 기술의 연구 등을 위해 사용될 수 있으며, 이용자는 이를 희망하지 않을 경우 언제든지 </w:t>
      </w:r>
      <w:r w:rsidRPr="00174E9A">
        <w:rPr>
          <w:rFonts w:hint="eastAsia"/>
          <w:sz w:val="22"/>
        </w:rPr>
        <w:t>은행</w:t>
      </w:r>
      <w:r w:rsidRPr="00174E9A">
        <w:rPr>
          <w:sz w:val="22"/>
        </w:rPr>
        <w:t xml:space="preserve"> 앱에서 사용 중단을 신청할 수 있습니다.</w:t>
      </w:r>
      <w:r w:rsidR="007B07C6" w:rsidRPr="00174E9A">
        <w:rPr>
          <w:rFonts w:hint="eastAsia"/>
          <w:sz w:val="22"/>
        </w:rPr>
        <w:t xml:space="preserve"> 또한, 해당 목적을 위한 데이터는 개인정보가</w:t>
      </w:r>
      <w:r w:rsidR="007B07C6" w:rsidRPr="00174E9A">
        <w:rPr>
          <w:sz w:val="22"/>
        </w:rPr>
        <w:t xml:space="preserve"> 직접 사용되지 않도록 필요한 기술적 </w:t>
      </w:r>
      <w:r w:rsidR="007B07C6" w:rsidRPr="00174E9A">
        <w:rPr>
          <w:sz w:val="22"/>
        </w:rPr>
        <w:lastRenderedPageBreak/>
        <w:t>조치가 적용된 정보만을 활용합니다.</w:t>
      </w:r>
    </w:p>
    <w:p w14:paraId="20B99FAB" w14:textId="77777777" w:rsidR="0070548C" w:rsidRPr="00174E9A" w:rsidRDefault="0070548C" w:rsidP="006139F9">
      <w:pPr>
        <w:spacing w:line="240" w:lineRule="auto"/>
      </w:pPr>
    </w:p>
    <w:p w14:paraId="1228318D" w14:textId="74A04DE2" w:rsidR="00D6156F" w:rsidRPr="00174E9A" w:rsidRDefault="00C65E4B" w:rsidP="006139F9">
      <w:pPr>
        <w:spacing w:line="240" w:lineRule="auto"/>
        <w:rPr>
          <w:b/>
          <w:sz w:val="24"/>
          <w:szCs w:val="24"/>
        </w:rPr>
      </w:pPr>
      <w:r w:rsidRPr="00174E9A">
        <w:rPr>
          <w:rFonts w:hint="eastAsia"/>
          <w:b/>
          <w:noProof/>
          <w:sz w:val="24"/>
          <w:szCs w:val="24"/>
        </w:rPr>
        <w:drawing>
          <wp:anchor distT="0" distB="0" distL="114300" distR="114300" simplePos="0" relativeHeight="251668480" behindDoc="0" locked="0" layoutInCell="0" allowOverlap="1" wp14:anchorId="35665036" wp14:editId="311FEB5B">
            <wp:simplePos x="0" y="0"/>
            <wp:positionH relativeFrom="page">
              <wp:posOffset>6311900</wp:posOffset>
            </wp:positionH>
            <wp:positionV relativeFrom="page">
              <wp:posOffset>330200</wp:posOffset>
            </wp:positionV>
            <wp:extent cx="787400" cy="787400"/>
            <wp:effectExtent l="0" t="0" r="0" b="0"/>
            <wp:wrapNone/>
            <wp:docPr id="10" name="ADCode_4_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156F" w:rsidRPr="00174E9A">
        <w:rPr>
          <w:rFonts w:hint="eastAsia"/>
          <w:b/>
          <w:sz w:val="24"/>
          <w:szCs w:val="24"/>
        </w:rPr>
        <w:t>제</w:t>
      </w:r>
      <w:r w:rsidR="00944A6A" w:rsidRPr="00174E9A">
        <w:rPr>
          <w:rFonts w:hint="eastAsia"/>
          <w:b/>
          <w:sz w:val="24"/>
          <w:szCs w:val="24"/>
        </w:rPr>
        <w:t>7</w:t>
      </w:r>
      <w:r w:rsidR="00D6156F" w:rsidRPr="00174E9A">
        <w:rPr>
          <w:b/>
          <w:sz w:val="24"/>
          <w:szCs w:val="24"/>
        </w:rPr>
        <w:t>조</w:t>
      </w:r>
      <w:r w:rsidR="00BC159C" w:rsidRPr="00174E9A">
        <w:rPr>
          <w:rFonts w:hint="eastAsia"/>
          <w:b/>
          <w:sz w:val="24"/>
          <w:szCs w:val="24"/>
        </w:rPr>
        <w:t xml:space="preserve"> </w:t>
      </w:r>
      <w:r w:rsidR="00D6156F" w:rsidRPr="00174E9A">
        <w:rPr>
          <w:b/>
          <w:sz w:val="24"/>
          <w:szCs w:val="24"/>
        </w:rPr>
        <w:t>(서비스의 이용의 제한 및 중지)</w:t>
      </w:r>
    </w:p>
    <w:p w14:paraId="2B019C3B" w14:textId="011C7508" w:rsidR="00D6156F" w:rsidRPr="00174E9A" w:rsidRDefault="00D6156F" w:rsidP="00DA666A">
      <w:pPr>
        <w:spacing w:line="240" w:lineRule="auto"/>
        <w:rPr>
          <w:sz w:val="22"/>
        </w:rPr>
      </w:pPr>
      <w:r w:rsidRPr="00174E9A">
        <w:rPr>
          <w:rFonts w:hint="eastAsia"/>
          <w:sz w:val="22"/>
        </w:rPr>
        <w:t>은행은</w:t>
      </w:r>
      <w:r w:rsidRPr="00174E9A">
        <w:rPr>
          <w:sz w:val="22"/>
        </w:rPr>
        <w:t xml:space="preserve"> 이용자가 다음 각 호의 어느 하나에 해당하는 경우 </w:t>
      </w:r>
      <w:commentRangeStart w:id="9"/>
      <w:r w:rsidRPr="0085762B">
        <w:rPr>
          <w:rFonts w:ascii="맑은 고딕" w:eastAsia="맑은 고딕" w:hAnsi="맑은 고딕" w:cs="맑은 고딕"/>
          <w:strike/>
          <w:color w:val="CC0000"/>
          <w:sz w:val="22"/>
        </w:rPr>
        <w:t>사전 통지 없이 서비스 이용을 제한 또는 정지하거나 해지를 할 수 있습니다.</w:t>
      </w:r>
      <w:commentRangeEnd w:id="9"/>
      <w:r w:rsidR="00A8436D" w:rsidRPr="0085762B">
        <w:rPr>
          <w:rFonts w:ascii="맑은 고딕" w:eastAsia="맑은 고딕" w:hAnsi="맑은 고딕" w:cs="맑은 고딕"/>
          <w:strike/>
          <w:color w:val="CC0000"/>
          <w:sz w:val="22"/>
        </w:rPr>
        <w:commentReference w:id="9"/>
      </w:r>
      <w:r w:rsidR="0085762B" w:rsidRPr="0085762B">
        <w:rPr>
          <w:sz w:val="22"/>
        </w:rPr>
        <w:t xml:space="preserve"> </w:t>
      </w:r>
      <w:ins w:id="10" w:author="Claude" w:date="2026-03-26T00:00:00Z">
        <w:r w:rsidR="0085762B" w:rsidRPr="0085762B">
          <w:rPr>
            <w:rFonts w:ascii="맑은 고딕" w:eastAsia="맑은 고딕" w:hAnsi="맑은 고딕" w:cs="맑은 고딕"/>
            <w:color w:val="0000CC"/>
            <w:sz w:val="22"/>
            <w:u w:val="single" w:color="0000CC"/>
          </w:rPr>
          <w:t xml:space="preserve">서비스 이용을 제한 또는 정지하거나 해지를 할 수 있습니다. 이 경우 은행은 이용자에게 그 사유, 제한·정지의 내용 및 기간을 문자메시지, </w:t>
        </w:r>
        <w:proofErr w:type="spellStart"/>
        <w:r w:rsidR="0085762B" w:rsidRPr="0085762B">
          <w:rPr>
            <w:rFonts w:ascii="맑은 고딕" w:eastAsia="맑은 고딕" w:hAnsi="맑은 고딕" w:cs="맑은 고딕"/>
            <w:color w:val="0000CC"/>
            <w:sz w:val="22"/>
            <w:u w:val="single" w:color="0000CC"/>
          </w:rPr>
          <w:t>알림톡</w:t>
        </w:r>
        <w:proofErr w:type="spellEnd"/>
        <w:r w:rsidR="0085762B" w:rsidRPr="0085762B">
          <w:rPr>
            <w:rFonts w:ascii="맑은 고딕" w:eastAsia="맑은 고딕" w:hAnsi="맑은 고딕" w:cs="맑은 고딕"/>
            <w:color w:val="0000CC"/>
            <w:sz w:val="22"/>
            <w:u w:val="single" w:color="0000CC"/>
          </w:rPr>
          <w:t xml:space="preserve"> 또는 전자우편 등의 방법으로 사전에 </w:t>
        </w:r>
        <w:proofErr w:type="spellStart"/>
        <w:r w:rsidR="0085762B" w:rsidRPr="0085762B">
          <w:rPr>
            <w:rFonts w:ascii="맑은 고딕" w:eastAsia="맑은 고딕" w:hAnsi="맑은 고딕" w:cs="맑은 고딕"/>
            <w:color w:val="0000CC"/>
            <w:sz w:val="22"/>
            <w:u w:val="single" w:color="0000CC"/>
          </w:rPr>
          <w:t>개별통지합니다</w:t>
        </w:r>
        <w:proofErr w:type="spellEnd"/>
        <w:r w:rsidR="0085762B" w:rsidRPr="0085762B">
          <w:rPr>
            <w:rFonts w:ascii="맑은 고딕" w:eastAsia="맑은 고딕" w:hAnsi="맑은 고딕" w:cs="맑은 고딕"/>
            <w:color w:val="0000CC"/>
            <w:sz w:val="22"/>
            <w:u w:val="single" w:color="0000CC"/>
          </w:rPr>
          <w:t>. 다만, 이용자의 행위가 법령에 반하는 불법행위임이 명백하거나, 이를 방치할 경우 회복할 수 없는 중대한 피해가 발생할 우려가 객관적으로 명백히 존재하는 경우에는 선 조치 후 지체 없이 통지할 수 있습니다.</w:t>
        </w:r>
      </w:ins>
    </w:p>
    <w:p w14:paraId="77D34B23" w14:textId="77777777" w:rsidR="00D6156F" w:rsidRPr="00174E9A" w:rsidRDefault="00C96ED6" w:rsidP="0070548C">
      <w:pPr>
        <w:pStyle w:val="a3"/>
        <w:numPr>
          <w:ilvl w:val="0"/>
          <w:numId w:val="31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타인</w:t>
      </w:r>
      <w:r w:rsidR="00D6156F" w:rsidRPr="00174E9A">
        <w:rPr>
          <w:sz w:val="22"/>
        </w:rPr>
        <w:t>의 명의 등을 이용하여 서비스를 이용한 경우</w:t>
      </w:r>
    </w:p>
    <w:p w14:paraId="7FF67765" w14:textId="77777777" w:rsidR="00D6156F" w:rsidRPr="00174E9A" w:rsidRDefault="00D6156F" w:rsidP="0070548C">
      <w:pPr>
        <w:pStyle w:val="a3"/>
        <w:numPr>
          <w:ilvl w:val="0"/>
          <w:numId w:val="31"/>
        </w:numPr>
        <w:spacing w:after="0" w:line="240" w:lineRule="auto"/>
        <w:ind w:leftChars="0"/>
        <w:rPr>
          <w:sz w:val="22"/>
        </w:rPr>
      </w:pPr>
      <w:r w:rsidRPr="00174E9A">
        <w:rPr>
          <w:sz w:val="22"/>
        </w:rPr>
        <w:t>타인의 개인정보를 도용하는 등 타인의 서비스 이용을 방해하는 경우</w:t>
      </w:r>
    </w:p>
    <w:p w14:paraId="2D4F5D4C" w14:textId="77777777" w:rsidR="00D6156F" w:rsidRPr="00174E9A" w:rsidRDefault="00D6156F" w:rsidP="0070548C">
      <w:pPr>
        <w:pStyle w:val="a3"/>
        <w:numPr>
          <w:ilvl w:val="0"/>
          <w:numId w:val="31"/>
        </w:numPr>
        <w:spacing w:after="0" w:line="240" w:lineRule="auto"/>
        <w:ind w:leftChars="0"/>
        <w:rPr>
          <w:sz w:val="22"/>
        </w:rPr>
      </w:pPr>
      <w:r w:rsidRPr="00174E9A">
        <w:rPr>
          <w:sz w:val="22"/>
        </w:rPr>
        <w:t>서비스를 이용하여 법령에 반하는 행위를 한 경우</w:t>
      </w:r>
    </w:p>
    <w:p w14:paraId="58BAECF9" w14:textId="77777777" w:rsidR="006139F9" w:rsidRPr="00174E9A" w:rsidRDefault="00D6156F" w:rsidP="0070548C">
      <w:pPr>
        <w:pStyle w:val="a3"/>
        <w:numPr>
          <w:ilvl w:val="0"/>
          <w:numId w:val="31"/>
        </w:numPr>
        <w:spacing w:after="0" w:line="240" w:lineRule="auto"/>
        <w:ind w:leftChars="0"/>
        <w:rPr>
          <w:sz w:val="22"/>
        </w:rPr>
      </w:pPr>
      <w:r w:rsidRPr="00174E9A">
        <w:rPr>
          <w:sz w:val="22"/>
        </w:rPr>
        <w:t>현금</w:t>
      </w:r>
      <w:r w:rsidR="002852C4" w:rsidRPr="00174E9A">
        <w:rPr>
          <w:rFonts w:hint="eastAsia"/>
          <w:sz w:val="22"/>
        </w:rPr>
        <w:t xml:space="preserve"> </w:t>
      </w:r>
      <w:r w:rsidRPr="00174E9A">
        <w:rPr>
          <w:sz w:val="22"/>
        </w:rPr>
        <w:t>융통 등 비정상적인 목적으로 서비스를 이용하는 경우</w:t>
      </w:r>
    </w:p>
    <w:p w14:paraId="1621E76C" w14:textId="77777777" w:rsidR="00D6156F" w:rsidRPr="00174E9A" w:rsidRDefault="00D6156F" w:rsidP="0070548C">
      <w:pPr>
        <w:pStyle w:val="a3"/>
        <w:numPr>
          <w:ilvl w:val="0"/>
          <w:numId w:val="31"/>
        </w:numPr>
        <w:spacing w:after="0" w:line="240" w:lineRule="auto"/>
        <w:ind w:leftChars="0"/>
        <w:rPr>
          <w:sz w:val="22"/>
        </w:rPr>
      </w:pPr>
      <w:r w:rsidRPr="009F3CB4">
        <w:rPr>
          <w:sz w:val="22"/>
          <w:highlight w:val="yellow"/>
        </w:rPr>
        <w:t>본 약관에서 정한 이용자의 의무사항을 위반하여</w:t>
      </w:r>
      <w:r w:rsidRPr="00174E9A">
        <w:rPr>
          <w:sz w:val="22"/>
        </w:rPr>
        <w:t xml:space="preserve"> 은행의 시정요구 또는 제재를 받고도 위반행위를 중단하지 않은 경우</w:t>
      </w:r>
    </w:p>
    <w:p w14:paraId="39694ACC" w14:textId="77777777" w:rsidR="00DA666A" w:rsidRPr="00174E9A" w:rsidRDefault="00DA666A" w:rsidP="00DA666A">
      <w:pPr>
        <w:pStyle w:val="a3"/>
        <w:numPr>
          <w:ilvl w:val="0"/>
          <w:numId w:val="31"/>
        </w:numPr>
        <w:spacing w:after="0" w:line="240" w:lineRule="auto"/>
        <w:ind w:leftChars="0"/>
        <w:rPr>
          <w:sz w:val="22"/>
        </w:rPr>
      </w:pPr>
      <w:commentRangeStart w:id="11"/>
      <w:r w:rsidRPr="00174E9A">
        <w:rPr>
          <w:rFonts w:hint="eastAsia"/>
          <w:sz w:val="22"/>
        </w:rPr>
        <w:t>은행이 정한 정상적인 이용 절차</w:t>
      </w:r>
      <w:r w:rsidRPr="00174E9A">
        <w:rPr>
          <w:sz w:val="22"/>
        </w:rPr>
        <w:t>(</w:t>
      </w:r>
      <w:r w:rsidRPr="00174E9A">
        <w:rPr>
          <w:rFonts w:hint="eastAsia"/>
          <w:sz w:val="22"/>
        </w:rPr>
        <w:t>명령 입력</w:t>
      </w:r>
      <w:r w:rsidRPr="00174E9A">
        <w:rPr>
          <w:sz w:val="22"/>
        </w:rPr>
        <w:t>)</w:t>
      </w:r>
      <w:commentRangeEnd w:id="11"/>
      <w:r w:rsidR="003842B6">
        <w:rPr>
          <w:rStyle w:val="a9"/>
        </w:rPr>
        <w:commentReference w:id="11"/>
      </w:r>
      <w:r w:rsidRPr="00174E9A">
        <w:rPr>
          <w:rFonts w:hint="eastAsia"/>
          <w:sz w:val="22"/>
        </w:rPr>
        <w:t>을 따르지 않고</w:t>
      </w:r>
      <w:r w:rsidRPr="00174E9A">
        <w:rPr>
          <w:sz w:val="22"/>
        </w:rPr>
        <w:t xml:space="preserve">, </w:t>
      </w:r>
      <w:r w:rsidRPr="00174E9A">
        <w:rPr>
          <w:rFonts w:hint="eastAsia"/>
          <w:sz w:val="22"/>
        </w:rPr>
        <w:t>자동화된 프로그램</w:t>
      </w:r>
      <w:r w:rsidRPr="00174E9A">
        <w:rPr>
          <w:sz w:val="22"/>
        </w:rPr>
        <w:t xml:space="preserve">, </w:t>
      </w:r>
      <w:r w:rsidRPr="00174E9A">
        <w:rPr>
          <w:rFonts w:hint="eastAsia"/>
          <w:sz w:val="22"/>
        </w:rPr>
        <w:t>비정상적 반복 요청 등을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통해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시스템에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접근하거나</w:t>
      </w:r>
      <w:r w:rsidRPr="00174E9A">
        <w:rPr>
          <w:sz w:val="22"/>
        </w:rPr>
        <w:t xml:space="preserve"> AI </w:t>
      </w:r>
      <w:r w:rsidRPr="00174E9A">
        <w:rPr>
          <w:rFonts w:hint="eastAsia"/>
          <w:sz w:val="22"/>
        </w:rPr>
        <w:t>응답을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대량으로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수집</w:t>
      </w:r>
      <w:r w:rsidRPr="00174E9A">
        <w:rPr>
          <w:sz w:val="22"/>
        </w:rPr>
        <w:t>·</w:t>
      </w:r>
      <w:r w:rsidRPr="00174E9A">
        <w:rPr>
          <w:rFonts w:hint="eastAsia"/>
          <w:sz w:val="22"/>
        </w:rPr>
        <w:t>재활용하는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행위</w:t>
      </w:r>
    </w:p>
    <w:p w14:paraId="62D52310" w14:textId="38690A37" w:rsidR="00DA666A" w:rsidRPr="00174E9A" w:rsidRDefault="00DA666A" w:rsidP="00DA666A">
      <w:pPr>
        <w:pStyle w:val="a3"/>
        <w:numPr>
          <w:ilvl w:val="0"/>
          <w:numId w:val="31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서비스의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답변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결과를 임의로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변경</w:t>
      </w:r>
      <w:r w:rsidRPr="00174E9A">
        <w:rPr>
          <w:sz w:val="22"/>
        </w:rPr>
        <w:t>·</w:t>
      </w:r>
      <w:r w:rsidRPr="00174E9A">
        <w:rPr>
          <w:rFonts w:hint="eastAsia"/>
          <w:sz w:val="22"/>
        </w:rPr>
        <w:t>조작</w:t>
      </w:r>
      <w:r w:rsidR="00E22D7D" w:rsidRPr="00174E9A">
        <w:rPr>
          <w:rFonts w:hint="eastAsia"/>
          <w:sz w:val="22"/>
        </w:rPr>
        <w:t>(출처 및 AI생성 등의 내용)</w:t>
      </w:r>
      <w:r w:rsidRPr="00174E9A">
        <w:rPr>
          <w:rFonts w:hint="eastAsia"/>
          <w:sz w:val="22"/>
        </w:rPr>
        <w:t>하는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행위</w:t>
      </w:r>
      <w:r w:rsidRPr="00174E9A">
        <w:rPr>
          <w:sz w:val="22"/>
        </w:rPr>
        <w:t xml:space="preserve">, </w:t>
      </w:r>
      <w:r w:rsidRPr="00174E9A">
        <w:rPr>
          <w:rFonts w:hint="eastAsia"/>
          <w:sz w:val="22"/>
        </w:rPr>
        <w:t>또는</w:t>
      </w:r>
      <w:r w:rsidRPr="00174E9A">
        <w:rPr>
          <w:sz w:val="22"/>
        </w:rPr>
        <w:t xml:space="preserve"> AI</w:t>
      </w:r>
      <w:r w:rsidRPr="00174E9A">
        <w:rPr>
          <w:rFonts w:hint="eastAsia"/>
          <w:sz w:val="22"/>
        </w:rPr>
        <w:t>의 답변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논리를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왜곡하거나 시스템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내부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규칙을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우회하려는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목적으로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특수한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지시어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또는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명령어를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반복적으로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입력하는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행위</w:t>
      </w:r>
    </w:p>
    <w:p w14:paraId="024E09F1" w14:textId="4A3FA9A9" w:rsidR="00DA666A" w:rsidRPr="00174E9A" w:rsidRDefault="00DA666A" w:rsidP="00DA666A">
      <w:pPr>
        <w:pStyle w:val="a3"/>
        <w:numPr>
          <w:ilvl w:val="0"/>
          <w:numId w:val="31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이용자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입력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내용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 xml:space="preserve">혹은 </w:t>
      </w:r>
      <w:r w:rsidRPr="00174E9A">
        <w:rPr>
          <w:sz w:val="22"/>
        </w:rPr>
        <w:t>AI</w:t>
      </w:r>
      <w:r w:rsidRPr="00174E9A">
        <w:rPr>
          <w:rFonts w:hint="eastAsia"/>
          <w:sz w:val="22"/>
        </w:rPr>
        <w:t>를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통해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생성된 콘텐츠가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특정인의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저작권</w:t>
      </w:r>
      <w:r w:rsidRPr="00174E9A">
        <w:rPr>
          <w:sz w:val="22"/>
        </w:rPr>
        <w:t xml:space="preserve">, </w:t>
      </w:r>
      <w:r w:rsidRPr="00174E9A">
        <w:rPr>
          <w:rFonts w:hint="eastAsia"/>
          <w:sz w:val="22"/>
        </w:rPr>
        <w:t>상표권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등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지식재산권</w:t>
      </w:r>
      <w:r w:rsidRPr="00174E9A">
        <w:rPr>
          <w:sz w:val="22"/>
        </w:rPr>
        <w:t xml:space="preserve">, </w:t>
      </w:r>
      <w:r w:rsidRPr="00174E9A">
        <w:rPr>
          <w:rFonts w:hint="eastAsia"/>
          <w:sz w:val="22"/>
        </w:rPr>
        <w:t>또는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개인정보</w:t>
      </w:r>
      <w:r w:rsidRPr="00174E9A">
        <w:rPr>
          <w:sz w:val="22"/>
        </w:rPr>
        <w:t>,</w:t>
      </w:r>
      <w:r w:rsidRPr="00174E9A">
        <w:rPr>
          <w:rFonts w:hint="eastAsia"/>
          <w:sz w:val="22"/>
        </w:rPr>
        <w:t xml:space="preserve"> 초상권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등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타인의 권리를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침해하는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행위</w:t>
      </w:r>
    </w:p>
    <w:p w14:paraId="2DB7E158" w14:textId="77777777" w:rsidR="00BB4CBA" w:rsidRPr="00174E9A" w:rsidRDefault="00BB4CBA" w:rsidP="00DA666A">
      <w:pPr>
        <w:spacing w:after="0" w:line="240" w:lineRule="auto"/>
        <w:rPr>
          <w:sz w:val="22"/>
        </w:rPr>
      </w:pPr>
    </w:p>
    <w:p w14:paraId="170CC4DF" w14:textId="1D5F35B7" w:rsidR="00241D42" w:rsidRPr="00174E9A" w:rsidRDefault="00241D42" w:rsidP="00241D42">
      <w:pPr>
        <w:wordWrap/>
        <w:spacing w:after="0" w:line="360" w:lineRule="exact"/>
        <w:rPr>
          <w:rFonts w:asciiTheme="minorEastAsia" w:hAnsiTheme="minorEastAsia"/>
          <w:b/>
          <w:sz w:val="22"/>
        </w:rPr>
      </w:pPr>
      <w:r w:rsidRPr="00174E9A">
        <w:rPr>
          <w:rFonts w:asciiTheme="minorEastAsia" w:hAnsiTheme="minorEastAsia" w:hint="eastAsia"/>
          <w:b/>
          <w:sz w:val="22"/>
        </w:rPr>
        <w:t>제</w:t>
      </w:r>
      <w:r w:rsidR="00AA5013" w:rsidRPr="00174E9A">
        <w:rPr>
          <w:rFonts w:asciiTheme="minorEastAsia" w:hAnsiTheme="minorEastAsia" w:hint="eastAsia"/>
          <w:b/>
          <w:sz w:val="22"/>
        </w:rPr>
        <w:t>8</w:t>
      </w:r>
      <w:r w:rsidRPr="00174E9A">
        <w:rPr>
          <w:rFonts w:asciiTheme="minorEastAsia" w:hAnsiTheme="minorEastAsia" w:hint="eastAsia"/>
          <w:b/>
          <w:sz w:val="22"/>
        </w:rPr>
        <w:t>조(서비스의 중단 및 면책)</w:t>
      </w:r>
    </w:p>
    <w:p w14:paraId="5FE96777" w14:textId="231E58E8" w:rsidR="00241D42" w:rsidRPr="00174E9A" w:rsidRDefault="00241D42" w:rsidP="00754E45">
      <w:pPr>
        <w:pStyle w:val="a3"/>
        <w:numPr>
          <w:ilvl w:val="0"/>
          <w:numId w:val="42"/>
        </w:numPr>
        <w:spacing w:after="0" w:line="240" w:lineRule="auto"/>
        <w:ind w:leftChars="0"/>
        <w:rPr>
          <w:rFonts w:asciiTheme="minorEastAsia" w:hAnsiTheme="minorEastAsia"/>
          <w:sz w:val="22"/>
        </w:rPr>
      </w:pPr>
      <w:r w:rsidRPr="00174E9A">
        <w:rPr>
          <w:rFonts w:asciiTheme="minorEastAsia" w:hAnsiTheme="minorEastAsia" w:hint="eastAsia"/>
          <w:sz w:val="22"/>
        </w:rPr>
        <w:t xml:space="preserve">은행은 다음 각 호의 어느 하나에 해당하는 사유가 있는 경우 </w:t>
      </w:r>
      <w:r w:rsidRPr="00174E9A">
        <w:rPr>
          <w:rFonts w:asciiTheme="minorEastAsia" w:hAnsiTheme="minorEastAsia"/>
          <w:sz w:val="22"/>
        </w:rPr>
        <w:t>“</w:t>
      </w:r>
      <w:r w:rsidRPr="00174E9A">
        <w:rPr>
          <w:rFonts w:asciiTheme="minorEastAsia" w:hAnsiTheme="minorEastAsia" w:hint="eastAsia"/>
          <w:sz w:val="22"/>
        </w:rPr>
        <w:t>서비스</w:t>
      </w:r>
      <w:r w:rsidRPr="00174E9A">
        <w:rPr>
          <w:rFonts w:asciiTheme="minorEastAsia" w:hAnsiTheme="minorEastAsia"/>
          <w:sz w:val="22"/>
        </w:rPr>
        <w:t>”</w:t>
      </w:r>
      <w:r w:rsidRPr="00174E9A">
        <w:rPr>
          <w:rFonts w:asciiTheme="minorEastAsia" w:hAnsiTheme="minorEastAsia" w:hint="eastAsia"/>
          <w:sz w:val="22"/>
        </w:rPr>
        <w:t>의 제공을 일시적으로 중단하거나 제한할 수 있습니다.</w:t>
      </w:r>
    </w:p>
    <w:p w14:paraId="183332E0" w14:textId="77777777" w:rsidR="00241D42" w:rsidRPr="00174E9A" w:rsidRDefault="00241D42" w:rsidP="00241D42">
      <w:pPr>
        <w:pStyle w:val="a3"/>
        <w:numPr>
          <w:ilvl w:val="0"/>
          <w:numId w:val="38"/>
        </w:numPr>
        <w:wordWrap/>
        <w:spacing w:after="0" w:line="360" w:lineRule="exact"/>
        <w:ind w:leftChars="200" w:left="757" w:hanging="357"/>
        <w:contextualSpacing/>
        <w:rPr>
          <w:rFonts w:asciiTheme="minorEastAsia" w:hAnsiTheme="minorEastAsia"/>
          <w:sz w:val="22"/>
        </w:rPr>
      </w:pPr>
      <w:r w:rsidRPr="00174E9A">
        <w:rPr>
          <w:rFonts w:asciiTheme="minorEastAsia" w:hAnsiTheme="minorEastAsia" w:hint="eastAsia"/>
          <w:sz w:val="22"/>
        </w:rPr>
        <w:t>컴퓨터 등 정보통신 설비의 보수,</w:t>
      </w:r>
      <w:r w:rsidRPr="00174E9A">
        <w:rPr>
          <w:rFonts w:asciiTheme="minorEastAsia" w:hAnsiTheme="minorEastAsia"/>
          <w:sz w:val="22"/>
        </w:rPr>
        <w:t xml:space="preserve"> </w:t>
      </w:r>
      <w:r w:rsidRPr="00174E9A">
        <w:rPr>
          <w:rFonts w:asciiTheme="minorEastAsia" w:hAnsiTheme="minorEastAsia" w:hint="eastAsia"/>
          <w:sz w:val="22"/>
        </w:rPr>
        <w:t>업그레이드,</w:t>
      </w:r>
      <w:r w:rsidRPr="00174E9A">
        <w:rPr>
          <w:rFonts w:asciiTheme="minorEastAsia" w:hAnsiTheme="minorEastAsia"/>
          <w:sz w:val="22"/>
        </w:rPr>
        <w:t xml:space="preserve"> </w:t>
      </w:r>
      <w:r w:rsidRPr="00174E9A">
        <w:rPr>
          <w:rFonts w:asciiTheme="minorEastAsia" w:hAnsiTheme="minorEastAsia" w:hint="eastAsia"/>
          <w:sz w:val="22"/>
        </w:rPr>
        <w:t>점검, 교체,</w:t>
      </w:r>
      <w:r w:rsidRPr="00174E9A">
        <w:rPr>
          <w:rFonts w:asciiTheme="minorEastAsia" w:hAnsiTheme="minorEastAsia"/>
          <w:sz w:val="22"/>
        </w:rPr>
        <w:t xml:space="preserve"> </w:t>
      </w:r>
      <w:r w:rsidRPr="00174E9A">
        <w:rPr>
          <w:rFonts w:asciiTheme="minorEastAsia" w:hAnsiTheme="minorEastAsia" w:hint="eastAsia"/>
          <w:sz w:val="22"/>
        </w:rPr>
        <w:t>고장, 통신장애, 해킹 등으로 정상적인 서비스 제공이 어려운 경우</w:t>
      </w:r>
    </w:p>
    <w:p w14:paraId="7F336B67" w14:textId="77777777" w:rsidR="00241D42" w:rsidRPr="00174E9A" w:rsidRDefault="00241D42" w:rsidP="00241D42">
      <w:pPr>
        <w:pStyle w:val="a3"/>
        <w:numPr>
          <w:ilvl w:val="0"/>
          <w:numId w:val="38"/>
        </w:numPr>
        <w:wordWrap/>
        <w:spacing w:after="0" w:line="360" w:lineRule="exact"/>
        <w:ind w:leftChars="200" w:left="757" w:hanging="357"/>
        <w:contextualSpacing/>
        <w:rPr>
          <w:rFonts w:asciiTheme="minorEastAsia" w:hAnsiTheme="minorEastAsia"/>
          <w:sz w:val="22"/>
        </w:rPr>
      </w:pPr>
      <w:r w:rsidRPr="00174E9A">
        <w:rPr>
          <w:rFonts w:asciiTheme="minorEastAsia" w:hAnsiTheme="minorEastAsia" w:hint="eastAsia"/>
          <w:sz w:val="22"/>
        </w:rPr>
        <w:t xml:space="preserve">정전, 제반 설비의 장애 또는 </w:t>
      </w:r>
      <w:proofErr w:type="spellStart"/>
      <w:r w:rsidRPr="00174E9A">
        <w:rPr>
          <w:rFonts w:asciiTheme="minorEastAsia" w:hAnsiTheme="minorEastAsia" w:hint="eastAsia"/>
          <w:sz w:val="22"/>
        </w:rPr>
        <w:t>이용량의</w:t>
      </w:r>
      <w:proofErr w:type="spellEnd"/>
      <w:r w:rsidRPr="00174E9A">
        <w:rPr>
          <w:rFonts w:asciiTheme="minorEastAsia" w:hAnsiTheme="minorEastAsia" w:hint="eastAsia"/>
          <w:sz w:val="22"/>
        </w:rPr>
        <w:t xml:space="preserve"> 폭주 등으로 정상적인 </w:t>
      </w:r>
      <w:r w:rsidRPr="00174E9A">
        <w:rPr>
          <w:rFonts w:asciiTheme="minorEastAsia" w:hAnsiTheme="minorEastAsia"/>
          <w:sz w:val="22"/>
        </w:rPr>
        <w:t>“</w:t>
      </w:r>
      <w:r w:rsidRPr="00174E9A">
        <w:rPr>
          <w:rFonts w:asciiTheme="minorEastAsia" w:hAnsiTheme="minorEastAsia" w:hint="eastAsia"/>
          <w:sz w:val="22"/>
        </w:rPr>
        <w:t>서비스</w:t>
      </w:r>
      <w:r w:rsidRPr="00174E9A">
        <w:rPr>
          <w:rFonts w:asciiTheme="minorEastAsia" w:hAnsiTheme="minorEastAsia"/>
          <w:sz w:val="22"/>
        </w:rPr>
        <w:t>”</w:t>
      </w:r>
      <w:r w:rsidRPr="00174E9A">
        <w:rPr>
          <w:rFonts w:asciiTheme="minorEastAsia" w:hAnsiTheme="minorEastAsia" w:hint="eastAsia"/>
          <w:sz w:val="22"/>
        </w:rPr>
        <w:t>이용에 지장이 있는 경우</w:t>
      </w:r>
    </w:p>
    <w:p w14:paraId="72AC38D0" w14:textId="77777777" w:rsidR="00241D42" w:rsidRPr="00174E9A" w:rsidRDefault="00241D42" w:rsidP="00241D42">
      <w:pPr>
        <w:pStyle w:val="a3"/>
        <w:numPr>
          <w:ilvl w:val="0"/>
          <w:numId w:val="38"/>
        </w:numPr>
        <w:wordWrap/>
        <w:spacing w:after="0" w:line="360" w:lineRule="exact"/>
        <w:ind w:leftChars="200" w:left="757" w:hanging="357"/>
        <w:rPr>
          <w:rFonts w:asciiTheme="minorEastAsia" w:hAnsiTheme="minorEastAsia"/>
          <w:sz w:val="22"/>
        </w:rPr>
      </w:pPr>
      <w:r w:rsidRPr="00174E9A">
        <w:rPr>
          <w:rFonts w:asciiTheme="minorEastAsia" w:hAnsiTheme="minorEastAsia" w:hint="eastAsia"/>
          <w:sz w:val="22"/>
        </w:rPr>
        <w:t>네트워크 연결 사업자(금융결제원 등)의 전산 장애가 발생한 경우</w:t>
      </w:r>
    </w:p>
    <w:p w14:paraId="5A273669" w14:textId="2D5F2E71" w:rsidR="00AA5013" w:rsidRPr="00174E9A" w:rsidRDefault="00AA5013" w:rsidP="00241D42">
      <w:pPr>
        <w:pStyle w:val="a3"/>
        <w:numPr>
          <w:ilvl w:val="0"/>
          <w:numId w:val="38"/>
        </w:numPr>
        <w:wordWrap/>
        <w:spacing w:after="0" w:line="360" w:lineRule="exact"/>
        <w:ind w:leftChars="200" w:left="757" w:hanging="357"/>
        <w:rPr>
          <w:rFonts w:asciiTheme="minorEastAsia" w:hAnsiTheme="minorEastAsia"/>
          <w:sz w:val="22"/>
        </w:rPr>
      </w:pPr>
      <w:r w:rsidRPr="00174E9A">
        <w:rPr>
          <w:sz w:val="22"/>
        </w:rPr>
        <w:lastRenderedPageBreak/>
        <w:t xml:space="preserve">서비스 제휴업체와의 계약종료 </w:t>
      </w:r>
      <w:r w:rsidRPr="00754E45">
        <w:rPr>
          <w:rFonts w:ascii="맑은 고딕" w:eastAsia="맑은 고딕" w:hAnsi="맑은 고딕" w:cs="맑은 고딕"/>
          <w:strike/>
          <w:color w:val="CC0000"/>
          <w:sz w:val="22"/>
        </w:rPr>
        <w:t xml:space="preserve">등과 같은 </w:t>
      </w:r>
      <w:commentRangeStart w:id="12"/>
      <w:r w:rsidRPr="00754E45">
        <w:rPr>
          <w:rFonts w:ascii="맑은 고딕" w:eastAsia="맑은 고딕" w:hAnsi="맑은 고딕" w:cs="맑은 고딕"/>
          <w:strike/>
          <w:color w:val="CC0000"/>
          <w:sz w:val="22"/>
        </w:rPr>
        <w:t>은행의 제반 사정</w:t>
      </w:r>
      <w:r w:rsidRPr="00174E9A">
        <w:rPr>
          <w:sz w:val="22"/>
        </w:rPr>
        <w:t xml:space="preserve"> </w:t>
      </w:r>
      <w:commentRangeEnd w:id="12"/>
      <w:r w:rsidR="004A136D">
        <w:rPr>
          <w:rStyle w:val="a9"/>
        </w:rPr>
        <w:commentReference w:id="12"/>
      </w:r>
      <w:r w:rsidRPr="00174E9A">
        <w:rPr>
          <w:sz w:val="22"/>
        </w:rPr>
        <w:t>또는 법률상의 장애 등으로 서비스를 유지할 수 없는 경우</w:t>
      </w:r>
    </w:p>
    <w:p w14:paraId="2BF9E221" w14:textId="2C64CE3A" w:rsidR="00AA5013" w:rsidRPr="00174E9A" w:rsidRDefault="00AA5013" w:rsidP="00241D42">
      <w:pPr>
        <w:pStyle w:val="a3"/>
        <w:numPr>
          <w:ilvl w:val="0"/>
          <w:numId w:val="38"/>
        </w:numPr>
        <w:wordWrap/>
        <w:spacing w:after="0" w:line="360" w:lineRule="exact"/>
        <w:ind w:leftChars="200" w:left="757" w:hanging="357"/>
        <w:rPr>
          <w:rFonts w:asciiTheme="minorEastAsia" w:hAnsiTheme="minorEastAsia"/>
          <w:sz w:val="22"/>
        </w:rPr>
      </w:pPr>
      <w:r w:rsidRPr="00174E9A">
        <w:rPr>
          <w:sz w:val="22"/>
        </w:rPr>
        <w:t>기타 천재지변, 국가비상사태 등 불가항력적 사유가 있는 경우</w:t>
      </w:r>
    </w:p>
    <w:p w14:paraId="540C8111" w14:textId="7F42B464" w:rsidR="00241D42" w:rsidRDefault="00241D42" w:rsidP="00754E45">
      <w:pPr>
        <w:pStyle w:val="a3"/>
        <w:numPr>
          <w:ilvl w:val="0"/>
          <w:numId w:val="42"/>
        </w:numPr>
        <w:spacing w:after="0" w:line="240" w:lineRule="auto"/>
        <w:ind w:leftChars="0"/>
        <w:rPr>
          <w:rFonts w:asciiTheme="minorEastAsia" w:hAnsiTheme="minorEastAsia"/>
          <w:sz w:val="22"/>
        </w:rPr>
      </w:pPr>
      <w:r w:rsidRPr="00754E45">
        <w:rPr>
          <w:rFonts w:asciiTheme="minorEastAsia" w:hAnsiTheme="minorEastAsia" w:hint="eastAsia"/>
          <w:sz w:val="22"/>
        </w:rPr>
        <w:t xml:space="preserve">은행은 제1항의 사유로 </w:t>
      </w:r>
      <w:r w:rsidRPr="00754E45">
        <w:rPr>
          <w:rFonts w:asciiTheme="minorEastAsia" w:hAnsiTheme="minorEastAsia"/>
          <w:sz w:val="22"/>
        </w:rPr>
        <w:t>“</w:t>
      </w:r>
      <w:r w:rsidRPr="00754E45">
        <w:rPr>
          <w:rFonts w:asciiTheme="minorEastAsia" w:hAnsiTheme="minorEastAsia" w:hint="eastAsia"/>
          <w:sz w:val="22"/>
        </w:rPr>
        <w:t>서비스</w:t>
      </w:r>
      <w:r w:rsidRPr="00754E45">
        <w:rPr>
          <w:rFonts w:asciiTheme="minorEastAsia" w:hAnsiTheme="minorEastAsia"/>
          <w:sz w:val="22"/>
        </w:rPr>
        <w:t>”</w:t>
      </w:r>
      <w:r w:rsidRPr="00754E45">
        <w:rPr>
          <w:rFonts w:asciiTheme="minorEastAsia" w:hAnsiTheme="minorEastAsia" w:hint="eastAsia"/>
          <w:sz w:val="22"/>
        </w:rPr>
        <w:t xml:space="preserve">의 이용을 중단 또는 제한하고자 하는 경우에는 그 사유와 내용을 사전에 </w:t>
      </w:r>
      <w:r w:rsidR="00754E45" w:rsidRPr="00754E45">
        <w:rPr>
          <w:rFonts w:ascii="맑은 고딕" w:eastAsia="맑은 고딕" w:hAnsi="맑은 고딕" w:cs="맑은 고딕"/>
          <w:color w:val="0000CC"/>
          <w:sz w:val="22"/>
          <w:u w:val="single" w:color="0000CC"/>
        </w:rPr>
        <w:t xml:space="preserve">문자메시지, </w:t>
      </w:r>
      <w:proofErr w:type="spellStart"/>
      <w:r w:rsidR="00754E45" w:rsidRPr="00754E45">
        <w:rPr>
          <w:rFonts w:ascii="맑은 고딕" w:eastAsia="맑은 고딕" w:hAnsi="맑은 고딕" w:cs="맑은 고딕"/>
          <w:color w:val="0000CC"/>
          <w:sz w:val="22"/>
          <w:u w:val="single" w:color="0000CC"/>
        </w:rPr>
        <w:t>알림톡</w:t>
      </w:r>
      <w:proofErr w:type="spellEnd"/>
      <w:r w:rsidR="00754E45" w:rsidRPr="00754E45">
        <w:rPr>
          <w:rFonts w:ascii="맑은 고딕" w:eastAsia="맑은 고딕" w:hAnsi="맑은 고딕" w:cs="맑은 고딕"/>
          <w:color w:val="0000CC"/>
          <w:sz w:val="22"/>
          <w:u w:val="single" w:color="0000CC"/>
        </w:rPr>
        <w:t>, 전자우편 등의 방법으로</w:t>
      </w:r>
      <w:r w:rsidR="00754E45" w:rsidRPr="00754E45">
        <w:rPr>
          <w:rFonts w:asciiTheme="minorEastAsia" w:hAnsiTheme="minorEastAsia"/>
          <w:sz w:val="22"/>
        </w:rPr>
        <w:t xml:space="preserve"> </w:t>
      </w:r>
      <w:r w:rsidRPr="00754E45">
        <w:rPr>
          <w:rFonts w:asciiTheme="minorEastAsia" w:hAnsiTheme="minorEastAsia"/>
          <w:sz w:val="22"/>
        </w:rPr>
        <w:t>“</w:t>
      </w:r>
      <w:r w:rsidRPr="00754E45">
        <w:rPr>
          <w:rFonts w:asciiTheme="minorEastAsia" w:hAnsiTheme="minorEastAsia" w:hint="eastAsia"/>
          <w:sz w:val="22"/>
        </w:rPr>
        <w:t>이용자</w:t>
      </w:r>
      <w:r w:rsidRPr="00754E45">
        <w:rPr>
          <w:rFonts w:asciiTheme="minorEastAsia" w:hAnsiTheme="minorEastAsia"/>
          <w:sz w:val="22"/>
        </w:rPr>
        <w:t>”</w:t>
      </w:r>
      <w:r w:rsidRPr="00754E45">
        <w:rPr>
          <w:rFonts w:asciiTheme="minorEastAsia" w:hAnsiTheme="minorEastAsia" w:hint="eastAsia"/>
          <w:sz w:val="22"/>
        </w:rPr>
        <w:t>에게 통지합니다. 다만, 긴급하게 이용을 중단하거나 제한할 필요가 있는 경우에는 사후에 공지하거나 통지할 수 있습니다.</w:t>
      </w:r>
    </w:p>
    <w:p w14:paraId="67026D18" w14:textId="77777777" w:rsidR="00754E45" w:rsidRDefault="00754E45" w:rsidP="00754E45">
      <w:pPr>
        <w:pStyle w:val="a3"/>
        <w:spacing w:before="40" w:after="40"/>
        <w:ind w:leftChars="0" w:left="400"/>
      </w:pPr>
      <w:r w:rsidRPr="00754E45">
        <w:rPr>
          <w:rFonts w:ascii="맑은 고딕" w:eastAsia="맑은 고딕" w:hAnsi="맑은 고딕" w:cs="맑은 고딕"/>
          <w:i/>
          <w:iCs/>
          <w:color w:val="CC0000"/>
          <w:sz w:val="16"/>
          <w:szCs w:val="16"/>
        </w:rPr>
        <w:t>※ 수정사유: 심사의견 제1유형(</w:t>
      </w:r>
      <w:proofErr w:type="spellStart"/>
      <w:r w:rsidRPr="00754E45">
        <w:rPr>
          <w:rFonts w:ascii="맑은 고딕" w:eastAsia="맑은 고딕" w:hAnsi="맑은 고딕" w:cs="맑은 고딕"/>
          <w:i/>
          <w:iCs/>
          <w:color w:val="CC0000"/>
          <w:sz w:val="16"/>
          <w:szCs w:val="16"/>
        </w:rPr>
        <w:t>약관법</w:t>
      </w:r>
      <w:proofErr w:type="spellEnd"/>
      <w:r w:rsidRPr="00754E45">
        <w:rPr>
          <w:rFonts w:ascii="맑은 고딕" w:eastAsia="맑은 고딕" w:hAnsi="맑은 고딕" w:cs="맑은 고딕"/>
          <w:i/>
          <w:iCs/>
          <w:color w:val="CC0000"/>
          <w:sz w:val="16"/>
          <w:szCs w:val="16"/>
        </w:rPr>
        <w:t xml:space="preserve"> 제10조 제2호): '은행의 제반 사정'은 서비스 중단 사유가 지나치게 포괄적이므로 삭제. 구체적 사유(계약종료, 법률상 장애)만 유지.</w:t>
      </w:r>
    </w:p>
    <w:p w14:paraId="0682E7C7" w14:textId="77777777" w:rsidR="00754E45" w:rsidRPr="00754E45" w:rsidRDefault="00754E45" w:rsidP="00754E45">
      <w:pPr>
        <w:pStyle w:val="a3"/>
        <w:spacing w:after="0" w:line="240" w:lineRule="auto"/>
        <w:ind w:leftChars="0" w:left="400"/>
        <w:rPr>
          <w:rFonts w:asciiTheme="minorEastAsia" w:hAnsiTheme="minorEastAsia"/>
          <w:sz w:val="22"/>
        </w:rPr>
      </w:pPr>
    </w:p>
    <w:p w14:paraId="0A574839" w14:textId="77777777" w:rsidR="00AA5013" w:rsidRPr="00174E9A" w:rsidRDefault="00AA5013" w:rsidP="00331402">
      <w:pPr>
        <w:spacing w:line="240" w:lineRule="auto"/>
      </w:pPr>
    </w:p>
    <w:p w14:paraId="6912A566" w14:textId="6F33180A" w:rsidR="00D6156F" w:rsidRPr="00174E9A" w:rsidRDefault="00D6156F" w:rsidP="006139F9">
      <w:pPr>
        <w:spacing w:line="240" w:lineRule="auto"/>
        <w:rPr>
          <w:b/>
          <w:sz w:val="24"/>
          <w:szCs w:val="24"/>
        </w:rPr>
      </w:pPr>
      <w:r w:rsidRPr="00174E9A">
        <w:rPr>
          <w:rFonts w:hint="eastAsia"/>
          <w:b/>
          <w:sz w:val="24"/>
          <w:szCs w:val="24"/>
        </w:rPr>
        <w:t>제</w:t>
      </w:r>
      <w:r w:rsidR="00331402" w:rsidRPr="00174E9A">
        <w:rPr>
          <w:rFonts w:hint="eastAsia"/>
          <w:b/>
          <w:sz w:val="24"/>
          <w:szCs w:val="24"/>
        </w:rPr>
        <w:t>9</w:t>
      </w:r>
      <w:r w:rsidRPr="00174E9A">
        <w:rPr>
          <w:b/>
          <w:sz w:val="24"/>
          <w:szCs w:val="24"/>
        </w:rPr>
        <w:t>조 (은행의 의무)</w:t>
      </w:r>
    </w:p>
    <w:p w14:paraId="0B602A13" w14:textId="77777777" w:rsidR="00D6156F" w:rsidRPr="00174E9A" w:rsidRDefault="00D6156F" w:rsidP="006139F9">
      <w:pPr>
        <w:pStyle w:val="a3"/>
        <w:numPr>
          <w:ilvl w:val="0"/>
          <w:numId w:val="18"/>
        </w:numPr>
        <w:spacing w:line="240" w:lineRule="auto"/>
        <w:ind w:leftChars="0"/>
        <w:rPr>
          <w:sz w:val="22"/>
        </w:rPr>
      </w:pPr>
      <w:r w:rsidRPr="00174E9A">
        <w:rPr>
          <w:sz w:val="22"/>
        </w:rPr>
        <w:t>은행은 이 약관에서 정한 바에 따라 계속적, 안정적으로 서비스를 제공하도록 노력하여야 합니다.</w:t>
      </w:r>
    </w:p>
    <w:p w14:paraId="033AE396" w14:textId="77777777" w:rsidR="00D6156F" w:rsidRPr="00174E9A" w:rsidRDefault="00D6156F" w:rsidP="006139F9">
      <w:pPr>
        <w:pStyle w:val="a3"/>
        <w:numPr>
          <w:ilvl w:val="0"/>
          <w:numId w:val="18"/>
        </w:numPr>
        <w:spacing w:line="240" w:lineRule="auto"/>
        <w:ind w:leftChars="0"/>
        <w:rPr>
          <w:sz w:val="22"/>
        </w:rPr>
      </w:pPr>
      <w:r w:rsidRPr="00174E9A">
        <w:rPr>
          <w:sz w:val="22"/>
        </w:rPr>
        <w:t>은행은 전자금융거래법, 정보통신망 이용촉진 및 정보보호 등에 관한 법률 등 서비스의 운영, 유지와 관련 있는 법규를 준수합니다.</w:t>
      </w:r>
    </w:p>
    <w:p w14:paraId="24A8CC7D" w14:textId="7440C474" w:rsidR="00E22D7D" w:rsidRPr="00174E9A" w:rsidRDefault="00E22D7D" w:rsidP="006139F9">
      <w:pPr>
        <w:pStyle w:val="a3"/>
        <w:numPr>
          <w:ilvl w:val="0"/>
          <w:numId w:val="18"/>
        </w:numPr>
        <w:spacing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 xml:space="preserve">인공지능기본법에 의거 </w:t>
      </w:r>
      <w:r w:rsidR="00806478" w:rsidRPr="00174E9A">
        <w:rPr>
          <w:rFonts w:hint="eastAsia"/>
          <w:sz w:val="22"/>
        </w:rPr>
        <w:t xml:space="preserve">생성형 AI를 활용한 서비스임을 고지하고, </w:t>
      </w:r>
      <w:r w:rsidRPr="00174E9A">
        <w:rPr>
          <w:rFonts w:hint="eastAsia"/>
          <w:sz w:val="22"/>
        </w:rPr>
        <w:t>답변 출력 시 생성형 인공지능에 의하여 생성된 사실을 표시하여야 합니다.</w:t>
      </w:r>
    </w:p>
    <w:p w14:paraId="0539AC51" w14:textId="77777777" w:rsidR="00BB4CBA" w:rsidRPr="00174E9A" w:rsidRDefault="00BB4CBA" w:rsidP="006139F9">
      <w:pPr>
        <w:pStyle w:val="a3"/>
        <w:spacing w:line="240" w:lineRule="auto"/>
        <w:ind w:leftChars="0" w:left="400"/>
      </w:pPr>
    </w:p>
    <w:p w14:paraId="10944319" w14:textId="03D0B922" w:rsidR="00D6156F" w:rsidRPr="00174E9A" w:rsidRDefault="00D6156F" w:rsidP="006139F9">
      <w:pPr>
        <w:spacing w:line="240" w:lineRule="auto"/>
        <w:rPr>
          <w:b/>
          <w:sz w:val="24"/>
          <w:szCs w:val="24"/>
        </w:rPr>
      </w:pPr>
      <w:r w:rsidRPr="00174E9A">
        <w:rPr>
          <w:rFonts w:hint="eastAsia"/>
          <w:b/>
          <w:sz w:val="24"/>
          <w:szCs w:val="24"/>
        </w:rPr>
        <w:t>제</w:t>
      </w:r>
      <w:r w:rsidRPr="00174E9A">
        <w:rPr>
          <w:b/>
          <w:sz w:val="24"/>
          <w:szCs w:val="24"/>
        </w:rPr>
        <w:t>1</w:t>
      </w:r>
      <w:r w:rsidR="00331402" w:rsidRPr="00174E9A">
        <w:rPr>
          <w:rFonts w:hint="eastAsia"/>
          <w:b/>
          <w:sz w:val="24"/>
          <w:szCs w:val="24"/>
        </w:rPr>
        <w:t>0</w:t>
      </w:r>
      <w:r w:rsidRPr="00174E9A">
        <w:rPr>
          <w:b/>
          <w:sz w:val="24"/>
          <w:szCs w:val="24"/>
        </w:rPr>
        <w:t>조 (이용자의 의무)</w:t>
      </w:r>
    </w:p>
    <w:p w14:paraId="22DECBE0" w14:textId="77777777" w:rsidR="00D6156F" w:rsidRPr="00174E9A" w:rsidRDefault="00D6156F" w:rsidP="006139F9">
      <w:pPr>
        <w:pStyle w:val="a3"/>
        <w:numPr>
          <w:ilvl w:val="0"/>
          <w:numId w:val="19"/>
        </w:numPr>
        <w:spacing w:line="240" w:lineRule="auto"/>
        <w:ind w:leftChars="0"/>
        <w:rPr>
          <w:sz w:val="22"/>
        </w:rPr>
      </w:pPr>
      <w:r w:rsidRPr="00174E9A">
        <w:rPr>
          <w:sz w:val="22"/>
        </w:rPr>
        <w:t>이용자는 서비스 이용을 위해 필요한 제반 정보를 현재의 사실과 일치하는 완전한 정보로 제공 및 등록하고 변경사항이 발생할 경우 즉시 갱신하여야 하며 이를 준수하지 않아 발생하는 제반 불이익과 손해에 대한 책임은 이용자가 전부 또는 일부를 부담할 수 있습니다.</w:t>
      </w:r>
    </w:p>
    <w:p w14:paraId="584004A3" w14:textId="77777777" w:rsidR="00D6156F" w:rsidRPr="00174E9A" w:rsidRDefault="00D6156F" w:rsidP="006139F9">
      <w:pPr>
        <w:pStyle w:val="a3"/>
        <w:numPr>
          <w:ilvl w:val="0"/>
          <w:numId w:val="19"/>
        </w:numPr>
        <w:spacing w:line="240" w:lineRule="auto"/>
        <w:ind w:leftChars="0"/>
        <w:rPr>
          <w:sz w:val="22"/>
        </w:rPr>
      </w:pPr>
      <w:r w:rsidRPr="00174E9A">
        <w:rPr>
          <w:sz w:val="22"/>
        </w:rPr>
        <w:t>이용자는 휴대전화가 정상 동작을 유지하도록 관리하여야 하며, 휴대폰의 비정상적인 동작으로 인해 서비스 제공이 정상적으로 이루어지지 않아 발생하는 이용자의 손해에 대해서는 이용자가 그 손해의 전부 또는 일부를 부담할 수 있습니다.</w:t>
      </w:r>
    </w:p>
    <w:p w14:paraId="2AFEC283" w14:textId="1977F578" w:rsidR="00D6156F" w:rsidRPr="00174E9A" w:rsidRDefault="00D6156F" w:rsidP="00DE4073">
      <w:pPr>
        <w:pStyle w:val="a3"/>
        <w:numPr>
          <w:ilvl w:val="0"/>
          <w:numId w:val="19"/>
        </w:numPr>
        <w:spacing w:after="0" w:line="240" w:lineRule="auto"/>
        <w:ind w:leftChars="0"/>
        <w:rPr>
          <w:sz w:val="22"/>
        </w:rPr>
      </w:pPr>
      <w:r w:rsidRPr="00174E9A">
        <w:rPr>
          <w:sz w:val="22"/>
        </w:rPr>
        <w:t xml:space="preserve">이용자는 서비스 이용 시 다음 각 </w:t>
      </w:r>
      <w:commentRangeStart w:id="13"/>
      <w:r w:rsidRPr="00174E9A">
        <w:rPr>
          <w:sz w:val="22"/>
        </w:rPr>
        <w:t>호</w:t>
      </w:r>
      <w:r w:rsidRPr="00754E45">
        <w:rPr>
          <w:rFonts w:ascii="맑은 고딕" w:eastAsia="맑은 고딕" w:hAnsi="맑은 고딕" w:cs="맑은 고딕"/>
          <w:strike/>
          <w:color w:val="CC0000"/>
          <w:sz w:val="22"/>
        </w:rPr>
        <w:t>에 1에</w:t>
      </w:r>
      <w:r w:rsidR="00754E45" w:rsidRPr="00754E45">
        <w:rPr>
          <w:rFonts w:ascii="맑은 고딕" w:eastAsia="맑은 고딕" w:hAnsi="맑은 고딕" w:cs="맑은 고딕" w:hint="eastAsia"/>
          <w:color w:val="0000CC"/>
          <w:sz w:val="22"/>
          <w:u w:val="single" w:color="0000CC"/>
        </w:rPr>
        <w:t xml:space="preserve">의 어느 하나에 </w:t>
      </w:r>
      <w:r w:rsidRPr="00174E9A">
        <w:rPr>
          <w:sz w:val="22"/>
        </w:rPr>
        <w:t xml:space="preserve">해당하는 </w:t>
      </w:r>
      <w:commentRangeEnd w:id="13"/>
      <w:r w:rsidR="00C603A1">
        <w:rPr>
          <w:rStyle w:val="a9"/>
        </w:rPr>
        <w:commentReference w:id="13"/>
      </w:r>
      <w:r w:rsidRPr="00174E9A">
        <w:rPr>
          <w:sz w:val="22"/>
        </w:rPr>
        <w:t>행위를 하여서는 아니 됩니다.</w:t>
      </w:r>
    </w:p>
    <w:p w14:paraId="0A78DCEE" w14:textId="77777777" w:rsidR="00D954E5" w:rsidRPr="00174E9A" w:rsidRDefault="00D954E5" w:rsidP="00DE4073">
      <w:pPr>
        <w:pStyle w:val="a3"/>
        <w:numPr>
          <w:ilvl w:val="1"/>
          <w:numId w:val="8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가입신청 또는 변경 시 허위 사실을 기재하는 행위</w:t>
      </w:r>
    </w:p>
    <w:p w14:paraId="59C058EC" w14:textId="77777777" w:rsidR="00D954E5" w:rsidRPr="00174E9A" w:rsidRDefault="00D954E5" w:rsidP="00DE4073">
      <w:pPr>
        <w:pStyle w:val="a3"/>
        <w:numPr>
          <w:ilvl w:val="1"/>
          <w:numId w:val="8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타인의 명예를 손상시키거나 불이익을 주는 행위</w:t>
      </w:r>
    </w:p>
    <w:p w14:paraId="432033FF" w14:textId="77777777" w:rsidR="00D954E5" w:rsidRPr="00174E9A" w:rsidRDefault="00D954E5" w:rsidP="00DE4073">
      <w:pPr>
        <w:pStyle w:val="a3"/>
        <w:numPr>
          <w:ilvl w:val="1"/>
          <w:numId w:val="8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lastRenderedPageBreak/>
        <w:t>공공질서 및 미풍양속에 위반되는 내용의 정보,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문장,</w:t>
      </w:r>
      <w:r w:rsidRPr="00174E9A">
        <w:rPr>
          <w:sz w:val="22"/>
        </w:rPr>
        <w:t xml:space="preserve"> </w:t>
      </w:r>
      <w:r w:rsidRPr="00174E9A">
        <w:rPr>
          <w:rFonts w:hint="eastAsia"/>
          <w:sz w:val="22"/>
        </w:rPr>
        <w:t>도형 음성 등을 타인에게 유포하는 행위</w:t>
      </w:r>
    </w:p>
    <w:p w14:paraId="45778472" w14:textId="77777777" w:rsidR="00D954E5" w:rsidRPr="00174E9A" w:rsidRDefault="00D954E5" w:rsidP="00DE4073">
      <w:pPr>
        <w:pStyle w:val="a3"/>
        <w:numPr>
          <w:ilvl w:val="1"/>
          <w:numId w:val="8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서비스와 관련된 설비의 오동작이나 정보 등의 파괴 및 혼란을 유발시키는 컴퓨터 바이러스 감염자료를 등록 또는 유포하는 행위</w:t>
      </w:r>
    </w:p>
    <w:p w14:paraId="1520D5D8" w14:textId="77777777" w:rsidR="00D954E5" w:rsidRPr="00174E9A" w:rsidRDefault="00D954E5" w:rsidP="00DE4073">
      <w:pPr>
        <w:pStyle w:val="a3"/>
        <w:numPr>
          <w:ilvl w:val="1"/>
          <w:numId w:val="8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타인으로 가장하는 행위 및 타인과의 관계를 허위로 명시하는 행위</w:t>
      </w:r>
    </w:p>
    <w:p w14:paraId="27B87D70" w14:textId="77777777" w:rsidR="00D954E5" w:rsidRPr="00174E9A" w:rsidRDefault="00D954E5" w:rsidP="00DE4073">
      <w:pPr>
        <w:pStyle w:val="a3"/>
        <w:numPr>
          <w:ilvl w:val="1"/>
          <w:numId w:val="8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자기 또는 타인에게 재산상의 이익을 주거나 타인에게 손해를 가할 목적으로 허위의 정보를 유통시키는 행위</w:t>
      </w:r>
    </w:p>
    <w:p w14:paraId="6BB0ED7A" w14:textId="77777777" w:rsidR="00D954E5" w:rsidRPr="00174E9A" w:rsidRDefault="00D954E5" w:rsidP="00DE4073">
      <w:pPr>
        <w:pStyle w:val="a3"/>
        <w:numPr>
          <w:ilvl w:val="1"/>
          <w:numId w:val="8"/>
        </w:numPr>
        <w:spacing w:after="0" w:line="240" w:lineRule="auto"/>
        <w:ind w:leftChars="0"/>
        <w:rPr>
          <w:sz w:val="22"/>
        </w:rPr>
      </w:pPr>
      <w:r w:rsidRPr="00174E9A">
        <w:rPr>
          <w:rFonts w:hint="eastAsia"/>
          <w:sz w:val="22"/>
        </w:rPr>
        <w:t>서비스의 이용과 관련하여 취득한 타인의 개인정보를 무단으로 유용 또는 유출하는 행위</w:t>
      </w:r>
    </w:p>
    <w:p w14:paraId="7D935F92" w14:textId="77777777" w:rsidR="00D954E5" w:rsidRPr="00174E9A" w:rsidRDefault="00D954E5" w:rsidP="00DE4073">
      <w:pPr>
        <w:pStyle w:val="a3"/>
        <w:numPr>
          <w:ilvl w:val="1"/>
          <w:numId w:val="8"/>
        </w:numPr>
        <w:spacing w:after="0" w:line="240" w:lineRule="auto"/>
        <w:ind w:leftChars="0"/>
        <w:rPr>
          <w:sz w:val="22"/>
        </w:rPr>
      </w:pPr>
      <w:commentRangeStart w:id="14"/>
      <w:r w:rsidRPr="00174E9A">
        <w:rPr>
          <w:rFonts w:hint="eastAsia"/>
          <w:sz w:val="22"/>
        </w:rPr>
        <w:t xml:space="preserve">기타 불법적이거나 </w:t>
      </w:r>
      <w:r w:rsidRPr="00136B88">
        <w:rPr>
          <w:rFonts w:hint="eastAsia"/>
          <w:sz w:val="22"/>
          <w:highlight w:val="yellow"/>
        </w:rPr>
        <w:t>부당한 행위</w:t>
      </w:r>
      <w:r w:rsidRPr="00136B88">
        <w:rPr>
          <w:sz w:val="22"/>
          <w:highlight w:val="yellow"/>
        </w:rPr>
        <w:t xml:space="preserve"> </w:t>
      </w:r>
      <w:commentRangeEnd w:id="14"/>
      <w:r w:rsidR="00136B88" w:rsidRPr="00136B88">
        <w:rPr>
          <w:rStyle w:val="a9"/>
          <w:highlight w:val="yellow"/>
        </w:rPr>
        <w:commentReference w:id="14"/>
      </w:r>
    </w:p>
    <w:p w14:paraId="19C666CB" w14:textId="380E3FC5" w:rsidR="00D6156F" w:rsidRPr="00174E9A" w:rsidRDefault="00D6156F" w:rsidP="00ED73BE">
      <w:pPr>
        <w:pStyle w:val="a3"/>
        <w:numPr>
          <w:ilvl w:val="0"/>
          <w:numId w:val="19"/>
        </w:numPr>
        <w:spacing w:line="240" w:lineRule="auto"/>
        <w:ind w:leftChars="0"/>
        <w:rPr>
          <w:sz w:val="22"/>
        </w:rPr>
      </w:pPr>
      <w:r w:rsidRPr="00174E9A">
        <w:rPr>
          <w:sz w:val="22"/>
        </w:rPr>
        <w:t>이용자는 관계 법령, 이 약관의 규정, 이용안내 및 서비스상에 공지한 주의사항, 은행이 통지하는 사항 등을 준</w:t>
      </w:r>
      <w:r w:rsidR="003063B3" w:rsidRPr="00174E9A">
        <w:rPr>
          <w:rFonts w:hint="eastAsia"/>
          <w:sz w:val="22"/>
        </w:rPr>
        <w:t>수</w:t>
      </w:r>
      <w:r w:rsidRPr="00174E9A">
        <w:rPr>
          <w:sz w:val="22"/>
        </w:rPr>
        <w:t xml:space="preserve">하여야 하며, </w:t>
      </w:r>
      <w:commentRangeStart w:id="15"/>
      <w:r w:rsidRPr="00174E9A">
        <w:rPr>
          <w:sz w:val="22"/>
        </w:rPr>
        <w:t>기타 은행의 업무에 방해되는 행위</w:t>
      </w:r>
      <w:commentRangeEnd w:id="15"/>
      <w:r w:rsidR="00136B88">
        <w:rPr>
          <w:rStyle w:val="a9"/>
        </w:rPr>
        <w:commentReference w:id="15"/>
      </w:r>
      <w:r w:rsidRPr="00174E9A">
        <w:rPr>
          <w:sz w:val="22"/>
        </w:rPr>
        <w:t>를 하여서는 아니 됩니다.</w:t>
      </w:r>
    </w:p>
    <w:p w14:paraId="6B622BDF" w14:textId="77777777" w:rsidR="00D954E5" w:rsidRPr="00174E9A" w:rsidRDefault="00C65E4B" w:rsidP="006139F9">
      <w:pPr>
        <w:pStyle w:val="a3"/>
        <w:spacing w:line="240" w:lineRule="auto"/>
        <w:ind w:leftChars="0" w:left="360"/>
      </w:pPr>
      <w:r w:rsidRPr="00174E9A">
        <w:rPr>
          <w:noProof/>
        </w:rPr>
        <w:drawing>
          <wp:anchor distT="0" distB="0" distL="114300" distR="114300" simplePos="0" relativeHeight="251670528" behindDoc="0" locked="0" layoutInCell="0" allowOverlap="1" wp14:anchorId="2F6F3F12" wp14:editId="59D3645D">
            <wp:simplePos x="0" y="0"/>
            <wp:positionH relativeFrom="page">
              <wp:posOffset>6311900</wp:posOffset>
            </wp:positionH>
            <wp:positionV relativeFrom="page">
              <wp:posOffset>330200</wp:posOffset>
            </wp:positionV>
            <wp:extent cx="787400" cy="787400"/>
            <wp:effectExtent l="0" t="0" r="0" b="0"/>
            <wp:wrapNone/>
            <wp:docPr id="12" name="ADCode_6_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39F7B5" w14:textId="34F362E7" w:rsidR="00D6156F" w:rsidRPr="00174E9A" w:rsidRDefault="00D6156F" w:rsidP="006139F9">
      <w:pPr>
        <w:spacing w:line="240" w:lineRule="auto"/>
        <w:rPr>
          <w:b/>
          <w:sz w:val="24"/>
          <w:szCs w:val="24"/>
        </w:rPr>
      </w:pPr>
      <w:r w:rsidRPr="00174E9A">
        <w:rPr>
          <w:rFonts w:hint="eastAsia"/>
          <w:b/>
          <w:sz w:val="24"/>
          <w:szCs w:val="24"/>
        </w:rPr>
        <w:t>제</w:t>
      </w:r>
      <w:r w:rsidRPr="00174E9A">
        <w:rPr>
          <w:b/>
          <w:sz w:val="24"/>
          <w:szCs w:val="24"/>
        </w:rPr>
        <w:t>1</w:t>
      </w:r>
      <w:r w:rsidR="00331402" w:rsidRPr="00174E9A">
        <w:rPr>
          <w:rFonts w:hint="eastAsia"/>
          <w:b/>
          <w:sz w:val="24"/>
          <w:szCs w:val="24"/>
        </w:rPr>
        <w:t>1</w:t>
      </w:r>
      <w:r w:rsidRPr="00174E9A">
        <w:rPr>
          <w:b/>
          <w:sz w:val="24"/>
          <w:szCs w:val="24"/>
        </w:rPr>
        <w:t>조 (비밀보장의무)</w:t>
      </w:r>
    </w:p>
    <w:p w14:paraId="3AE0B199" w14:textId="77777777" w:rsidR="00D6156F" w:rsidRPr="00174E9A" w:rsidRDefault="00D6156F" w:rsidP="006139F9">
      <w:pPr>
        <w:spacing w:line="240" w:lineRule="auto"/>
        <w:rPr>
          <w:sz w:val="22"/>
        </w:rPr>
      </w:pPr>
      <w:r w:rsidRPr="00174E9A">
        <w:rPr>
          <w:rFonts w:hint="eastAsia"/>
          <w:sz w:val="22"/>
        </w:rPr>
        <w:t>은행은</w:t>
      </w:r>
      <w:r w:rsidRPr="00174E9A">
        <w:rPr>
          <w:sz w:val="22"/>
        </w:rPr>
        <w:t xml:space="preserve"> 법령에 정한 경우를 제외하고는 서비스를 제공함에 있어서 알게 된 이용자의 인적사항, 계좌, 전자금융거래의 내용과 실적에 관한 정보 또는 자료를 이용자의 동의</w:t>
      </w:r>
      <w:r w:rsidRPr="00174E9A">
        <w:rPr>
          <w:rFonts w:hint="eastAsia"/>
          <w:sz w:val="22"/>
        </w:rPr>
        <w:t>없이</w:t>
      </w:r>
      <w:r w:rsidRPr="00174E9A">
        <w:rPr>
          <w:sz w:val="22"/>
        </w:rPr>
        <w:t xml:space="preserve"> 다른 사람에게 제공하거나 누설하거나 업무 목적 외 사용하지 아니합니다.</w:t>
      </w:r>
    </w:p>
    <w:p w14:paraId="304F4008" w14:textId="77777777" w:rsidR="00D954E5" w:rsidRPr="00174E9A" w:rsidRDefault="00D954E5" w:rsidP="006139F9">
      <w:pPr>
        <w:spacing w:line="240" w:lineRule="auto"/>
      </w:pPr>
    </w:p>
    <w:p w14:paraId="1DDF45DC" w14:textId="77777777" w:rsidR="00AA5013" w:rsidRPr="00174E9A" w:rsidRDefault="00AA5013" w:rsidP="00AA5013">
      <w:pPr>
        <w:spacing w:line="240" w:lineRule="auto"/>
        <w:rPr>
          <w:b/>
          <w:sz w:val="24"/>
        </w:rPr>
      </w:pPr>
      <w:commentRangeStart w:id="16"/>
      <w:r w:rsidRPr="00174E9A">
        <w:rPr>
          <w:rFonts w:hint="eastAsia"/>
          <w:b/>
          <w:sz w:val="24"/>
        </w:rPr>
        <w:t>제</w:t>
      </w:r>
      <w:r w:rsidRPr="00174E9A">
        <w:rPr>
          <w:b/>
          <w:sz w:val="24"/>
        </w:rPr>
        <w:t>1</w:t>
      </w:r>
      <w:r w:rsidRPr="00174E9A">
        <w:rPr>
          <w:rFonts w:hint="eastAsia"/>
          <w:b/>
          <w:sz w:val="24"/>
        </w:rPr>
        <w:t>2</w:t>
      </w:r>
      <w:r w:rsidRPr="00174E9A">
        <w:rPr>
          <w:b/>
          <w:sz w:val="24"/>
        </w:rPr>
        <w:t>조 (면책사항)</w:t>
      </w:r>
      <w:commentRangeEnd w:id="16"/>
      <w:r w:rsidR="00136B88">
        <w:rPr>
          <w:rStyle w:val="a9"/>
        </w:rPr>
        <w:commentReference w:id="16"/>
      </w:r>
    </w:p>
    <w:p w14:paraId="1987B80E" w14:textId="77777777" w:rsidR="00AA5013" w:rsidRPr="00174E9A" w:rsidRDefault="00AA5013" w:rsidP="00AA5013">
      <w:pPr>
        <w:pStyle w:val="a3"/>
        <w:numPr>
          <w:ilvl w:val="0"/>
          <w:numId w:val="21"/>
        </w:numPr>
        <w:spacing w:after="0" w:line="240" w:lineRule="auto"/>
        <w:ind w:leftChars="0"/>
        <w:rPr>
          <w:sz w:val="22"/>
        </w:rPr>
      </w:pPr>
      <w:r w:rsidRPr="00174E9A">
        <w:rPr>
          <w:sz w:val="22"/>
        </w:rPr>
        <w:t>이용자가 고의나 중대한 과실로 다음 각 호의 행위를 하여 이용자에게 손해가 생길 경우 책임의 전부 또는 일부를 이용자가 부담할 수 있습니다.</w:t>
      </w:r>
    </w:p>
    <w:p w14:paraId="06ACAE3B" w14:textId="77777777" w:rsidR="00AA5013" w:rsidRPr="00174E9A" w:rsidRDefault="00AA5013" w:rsidP="00AA5013">
      <w:pPr>
        <w:spacing w:after="0" w:line="240" w:lineRule="auto"/>
        <w:ind w:leftChars="200" w:left="400"/>
        <w:rPr>
          <w:sz w:val="22"/>
        </w:rPr>
      </w:pPr>
      <w:r w:rsidRPr="00174E9A">
        <w:rPr>
          <w:sz w:val="22"/>
        </w:rPr>
        <w:t>1. 이용자의 고의나 중대한 과실로 서비스의 이용장애가 발생한 경우</w:t>
      </w:r>
    </w:p>
    <w:p w14:paraId="29A4C94E" w14:textId="77777777" w:rsidR="00AA5013" w:rsidRPr="00174E9A" w:rsidRDefault="00AA5013" w:rsidP="00AA5013">
      <w:pPr>
        <w:spacing w:after="0" w:line="240" w:lineRule="auto"/>
        <w:ind w:leftChars="200" w:left="400"/>
        <w:rPr>
          <w:sz w:val="22"/>
        </w:rPr>
      </w:pPr>
      <w:r w:rsidRPr="00174E9A">
        <w:rPr>
          <w:sz w:val="22"/>
        </w:rPr>
        <w:t>2. 이용자가 휴대전</w:t>
      </w:r>
      <w:r w:rsidRPr="00174E9A">
        <w:rPr>
          <w:rFonts w:hint="eastAsia"/>
          <w:sz w:val="22"/>
        </w:rPr>
        <w:t>화를</w:t>
      </w:r>
      <w:r w:rsidRPr="00174E9A">
        <w:rPr>
          <w:sz w:val="22"/>
        </w:rPr>
        <w:t xml:space="preserve"> 분실하거나 </w:t>
      </w:r>
      <w:r w:rsidRPr="00174E9A">
        <w:rPr>
          <w:rFonts w:asciiTheme="minorEastAsia" w:hAnsiTheme="minorEastAsia"/>
          <w:sz w:val="22"/>
          <w:szCs w:val="20"/>
        </w:rPr>
        <w:t>도난당한 경우</w:t>
      </w:r>
      <w:r w:rsidRPr="00174E9A">
        <w:rPr>
          <w:sz w:val="22"/>
        </w:rPr>
        <w:t xml:space="preserve"> </w:t>
      </w:r>
    </w:p>
    <w:p w14:paraId="31CB6DD5" w14:textId="77777777" w:rsidR="00AA5013" w:rsidRPr="00174E9A" w:rsidRDefault="00AA5013" w:rsidP="00AA5013">
      <w:pPr>
        <w:pStyle w:val="a3"/>
        <w:numPr>
          <w:ilvl w:val="0"/>
          <w:numId w:val="21"/>
        </w:numPr>
        <w:spacing w:line="240" w:lineRule="auto"/>
        <w:ind w:leftChars="0"/>
        <w:rPr>
          <w:rFonts w:asciiTheme="minorEastAsia" w:hAnsiTheme="minorEastAsia"/>
          <w:sz w:val="22"/>
          <w:szCs w:val="20"/>
        </w:rPr>
      </w:pPr>
      <w:r w:rsidRPr="00174E9A">
        <w:rPr>
          <w:rFonts w:asciiTheme="minorEastAsia" w:hAnsiTheme="minorEastAsia" w:hint="eastAsia"/>
          <w:sz w:val="22"/>
          <w:szCs w:val="20"/>
        </w:rPr>
        <w:t>이용자가</w:t>
      </w:r>
      <w:r w:rsidRPr="00174E9A">
        <w:rPr>
          <w:rFonts w:asciiTheme="minorEastAsia" w:hAnsiTheme="minorEastAsia"/>
          <w:sz w:val="22"/>
          <w:szCs w:val="20"/>
        </w:rPr>
        <w:t xml:space="preserve"> 보유하고 있는 일부 휴대전화</w:t>
      </w:r>
      <w:r w:rsidRPr="00174E9A">
        <w:rPr>
          <w:rFonts w:asciiTheme="minorEastAsia" w:hAnsiTheme="minorEastAsia" w:hint="eastAsia"/>
          <w:sz w:val="22"/>
          <w:szCs w:val="20"/>
        </w:rPr>
        <w:t xml:space="preserve">는 </w:t>
      </w:r>
      <w:r w:rsidRPr="00174E9A">
        <w:rPr>
          <w:rFonts w:asciiTheme="minorEastAsia" w:hAnsiTheme="minorEastAsia"/>
          <w:sz w:val="22"/>
          <w:szCs w:val="20"/>
        </w:rPr>
        <w:t>서비스 대상에서 제외되</w:t>
      </w:r>
      <w:r w:rsidRPr="00174E9A">
        <w:rPr>
          <w:rFonts w:asciiTheme="minorEastAsia" w:hAnsiTheme="minorEastAsia" w:hint="eastAsia"/>
          <w:sz w:val="22"/>
          <w:szCs w:val="20"/>
        </w:rPr>
        <w:t>며</w:t>
      </w:r>
      <w:r w:rsidRPr="00174E9A">
        <w:rPr>
          <w:rFonts w:asciiTheme="minorEastAsia" w:hAnsiTheme="minorEastAsia"/>
          <w:sz w:val="22"/>
          <w:szCs w:val="20"/>
        </w:rPr>
        <w:t xml:space="preserve"> 이로 인한 이용자의 손해에 대해서 책임의 전부 또는 일부를 이용자가 부담할 수 있</w:t>
      </w:r>
      <w:r w:rsidRPr="00174E9A">
        <w:rPr>
          <w:rFonts w:asciiTheme="minorEastAsia" w:hAnsiTheme="minorEastAsia" w:hint="eastAsia"/>
          <w:sz w:val="22"/>
          <w:szCs w:val="20"/>
        </w:rPr>
        <w:t>습니다</w:t>
      </w:r>
    </w:p>
    <w:p w14:paraId="21EAC0F4" w14:textId="77777777" w:rsidR="00331402" w:rsidRPr="00174E9A" w:rsidRDefault="00331402" w:rsidP="00331402">
      <w:pPr>
        <w:pStyle w:val="a3"/>
        <w:spacing w:line="240" w:lineRule="auto"/>
        <w:ind w:leftChars="0" w:left="400"/>
        <w:rPr>
          <w:rFonts w:asciiTheme="minorEastAsia" w:hAnsiTheme="minorEastAsia"/>
          <w:sz w:val="22"/>
          <w:szCs w:val="20"/>
        </w:rPr>
      </w:pPr>
    </w:p>
    <w:p w14:paraId="1F2CE95A" w14:textId="4A968FCE" w:rsidR="00331402" w:rsidRPr="00174E9A" w:rsidRDefault="00331402" w:rsidP="00331402">
      <w:pPr>
        <w:spacing w:line="240" w:lineRule="auto"/>
        <w:rPr>
          <w:b/>
          <w:sz w:val="24"/>
          <w:szCs w:val="24"/>
        </w:rPr>
      </w:pPr>
      <w:r w:rsidRPr="00174E9A">
        <w:rPr>
          <w:rFonts w:hint="eastAsia"/>
          <w:b/>
          <w:sz w:val="24"/>
          <w:szCs w:val="24"/>
        </w:rPr>
        <w:t>제13</w:t>
      </w:r>
      <w:r w:rsidRPr="00174E9A">
        <w:rPr>
          <w:b/>
          <w:sz w:val="24"/>
          <w:szCs w:val="24"/>
        </w:rPr>
        <w:t>조 (약관의 효력)</w:t>
      </w:r>
    </w:p>
    <w:p w14:paraId="1900E19D" w14:textId="77777777" w:rsidR="00331402" w:rsidRPr="00174E9A" w:rsidRDefault="00331402" w:rsidP="00AA5013">
      <w:pPr>
        <w:spacing w:line="240" w:lineRule="auto"/>
        <w:rPr>
          <w:sz w:val="22"/>
        </w:rPr>
      </w:pPr>
      <w:r w:rsidRPr="00174E9A">
        <w:rPr>
          <w:sz w:val="22"/>
        </w:rPr>
        <w:t xml:space="preserve">이 약관은 서비스를 이용하고자 하는 모든 이용자에 대하여 그 효력을 발생합니다. </w:t>
      </w:r>
    </w:p>
    <w:p w14:paraId="30707C1E" w14:textId="51DBF530" w:rsidR="00944A6A" w:rsidRPr="00174E9A" w:rsidRDefault="00331402" w:rsidP="00AA5013">
      <w:pPr>
        <w:spacing w:line="240" w:lineRule="auto"/>
        <w:rPr>
          <w:rFonts w:asciiTheme="minorEastAsia" w:hAnsiTheme="minorEastAsia"/>
          <w:sz w:val="22"/>
          <w:szCs w:val="20"/>
        </w:rPr>
      </w:pPr>
      <w:r w:rsidRPr="00174E9A">
        <w:rPr>
          <w:sz w:val="22"/>
        </w:rPr>
        <w:t>이 약관은 은행이 이 약관의 내용을 ‘</w:t>
      </w:r>
      <w:r w:rsidRPr="00174E9A">
        <w:rPr>
          <w:rFonts w:hint="eastAsia"/>
          <w:sz w:val="22"/>
        </w:rPr>
        <w:t>은행 앱</w:t>
      </w:r>
      <w:r w:rsidRPr="00174E9A">
        <w:rPr>
          <w:sz w:val="22"/>
        </w:rPr>
        <w:t>’에 게시하거나 기타의 방</w:t>
      </w:r>
      <w:r w:rsidRPr="00174E9A">
        <w:rPr>
          <w:noProof/>
        </w:rPr>
        <w:drawing>
          <wp:anchor distT="0" distB="0" distL="114300" distR="114300" simplePos="0" relativeHeight="251673600" behindDoc="0" locked="0" layoutInCell="0" allowOverlap="1" wp14:anchorId="7E5A1244" wp14:editId="607BC71E">
            <wp:simplePos x="0" y="0"/>
            <wp:positionH relativeFrom="page">
              <wp:posOffset>6311900</wp:posOffset>
            </wp:positionH>
            <wp:positionV relativeFrom="page">
              <wp:posOffset>330200</wp:posOffset>
            </wp:positionV>
            <wp:extent cx="787400" cy="787400"/>
            <wp:effectExtent l="0" t="0" r="0" b="0"/>
            <wp:wrapNone/>
            <wp:docPr id="8" name="ADCode_2_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4E9A">
        <w:rPr>
          <w:sz w:val="22"/>
        </w:rPr>
        <w:t xml:space="preserve">법으로 이용자에게 </w:t>
      </w:r>
      <w:r w:rsidRPr="00174E9A">
        <w:rPr>
          <w:sz w:val="22"/>
        </w:rPr>
        <w:lastRenderedPageBreak/>
        <w:t>공지하고, 이용자가 이에 동의함으로써 효력이 발생합니다</w:t>
      </w:r>
      <w:r w:rsidRPr="00174E9A">
        <w:t>.</w:t>
      </w:r>
    </w:p>
    <w:p w14:paraId="2D61E221" w14:textId="77777777" w:rsidR="00331402" w:rsidRPr="00174E9A" w:rsidRDefault="00331402" w:rsidP="00944A6A">
      <w:pPr>
        <w:pStyle w:val="a3"/>
        <w:spacing w:line="240" w:lineRule="auto"/>
        <w:ind w:leftChars="0" w:left="400"/>
        <w:rPr>
          <w:rFonts w:asciiTheme="minorEastAsia" w:hAnsiTheme="minorEastAsia"/>
          <w:sz w:val="22"/>
          <w:szCs w:val="20"/>
        </w:rPr>
      </w:pPr>
    </w:p>
    <w:p w14:paraId="516A741E" w14:textId="6B97B7FF" w:rsidR="00D6156F" w:rsidRPr="00174E9A" w:rsidRDefault="00D6156F" w:rsidP="006139F9">
      <w:pPr>
        <w:spacing w:line="240" w:lineRule="auto"/>
        <w:rPr>
          <w:b/>
          <w:sz w:val="24"/>
          <w:szCs w:val="24"/>
        </w:rPr>
      </w:pPr>
      <w:commentRangeStart w:id="17"/>
      <w:r w:rsidRPr="00174E9A">
        <w:rPr>
          <w:rFonts w:hint="eastAsia"/>
          <w:b/>
          <w:sz w:val="24"/>
          <w:szCs w:val="24"/>
        </w:rPr>
        <w:t>제</w:t>
      </w:r>
      <w:r w:rsidRPr="00174E9A">
        <w:rPr>
          <w:b/>
          <w:sz w:val="24"/>
          <w:szCs w:val="24"/>
        </w:rPr>
        <w:t>1</w:t>
      </w:r>
      <w:r w:rsidR="00331402" w:rsidRPr="00174E9A">
        <w:rPr>
          <w:rFonts w:hint="eastAsia"/>
          <w:b/>
          <w:sz w:val="24"/>
          <w:szCs w:val="24"/>
        </w:rPr>
        <w:t>4</w:t>
      </w:r>
      <w:r w:rsidRPr="00174E9A">
        <w:rPr>
          <w:b/>
          <w:sz w:val="24"/>
          <w:szCs w:val="24"/>
        </w:rPr>
        <w:t>조 (약관의 변경)</w:t>
      </w:r>
      <w:commentRangeEnd w:id="17"/>
      <w:r w:rsidR="00136B88">
        <w:rPr>
          <w:rStyle w:val="a9"/>
        </w:rPr>
        <w:commentReference w:id="17"/>
      </w:r>
    </w:p>
    <w:p w14:paraId="09795006" w14:textId="441EA15F" w:rsidR="003F0356" w:rsidRPr="00174E9A" w:rsidRDefault="003F0356" w:rsidP="001E7BFD">
      <w:pPr>
        <w:pStyle w:val="a3"/>
        <w:numPr>
          <w:ilvl w:val="0"/>
          <w:numId w:val="39"/>
        </w:numPr>
        <w:spacing w:line="240" w:lineRule="auto"/>
        <w:ind w:leftChars="0"/>
        <w:rPr>
          <w:rFonts w:asciiTheme="minorEastAsia" w:hAnsiTheme="minorEastAsia"/>
          <w:sz w:val="22"/>
        </w:rPr>
      </w:pPr>
      <w:r w:rsidRPr="00174E9A">
        <w:rPr>
          <w:rFonts w:asciiTheme="minorEastAsia" w:hAnsiTheme="minorEastAsia"/>
          <w:sz w:val="22"/>
        </w:rPr>
        <w:t>은행이 이 약관을 변경하고자 하는 경우에는 변경 1개월 전에 그 내용을 전자적 장치(해당</w:t>
      </w:r>
      <w:r w:rsidRPr="00174E9A">
        <w:rPr>
          <w:rFonts w:asciiTheme="minorEastAsia" w:hAnsiTheme="minorEastAsia" w:hint="eastAsia"/>
          <w:sz w:val="22"/>
        </w:rPr>
        <w:t xml:space="preserve"> 전자적 장치에</w:t>
      </w:r>
      <w:r w:rsidRPr="00174E9A">
        <w:rPr>
          <w:rFonts w:asciiTheme="minorEastAsia" w:hAnsiTheme="minorEastAsia"/>
          <w:sz w:val="22"/>
        </w:rPr>
        <w:t xml:space="preserve"> 게시하기 어려울 경우에는 이용자가 접근하기 용이한 전자적 장치) 및 영업점에</w:t>
      </w:r>
      <w:r w:rsidRPr="00174E9A">
        <w:rPr>
          <w:rFonts w:asciiTheme="minorEastAsia" w:hAnsiTheme="minorEastAsia" w:hint="eastAsia"/>
          <w:sz w:val="22"/>
        </w:rPr>
        <w:t xml:space="preserve"> 게시하고</w:t>
      </w:r>
      <w:r w:rsidRPr="00174E9A">
        <w:rPr>
          <w:rFonts w:asciiTheme="minorEastAsia" w:hAnsiTheme="minorEastAsia"/>
          <w:sz w:val="22"/>
        </w:rPr>
        <w:t xml:space="preserve"> 이용자에게 문자메</w:t>
      </w:r>
      <w:r w:rsidR="001E7BFD" w:rsidRPr="00174E9A">
        <w:rPr>
          <w:rFonts w:asciiTheme="minorEastAsia" w:hAnsiTheme="minorEastAsia" w:hint="eastAsia"/>
          <w:sz w:val="22"/>
        </w:rPr>
        <w:t>시</w:t>
      </w:r>
      <w:r w:rsidRPr="00174E9A">
        <w:rPr>
          <w:rFonts w:asciiTheme="minorEastAsia" w:hAnsiTheme="minorEastAsia"/>
          <w:sz w:val="22"/>
        </w:rPr>
        <w:t xml:space="preserve">지, </w:t>
      </w:r>
      <w:proofErr w:type="spellStart"/>
      <w:r w:rsidRPr="00174E9A">
        <w:rPr>
          <w:rFonts w:asciiTheme="minorEastAsia" w:hAnsiTheme="minorEastAsia"/>
          <w:sz w:val="22"/>
        </w:rPr>
        <w:t>알림톡</w:t>
      </w:r>
      <w:proofErr w:type="spellEnd"/>
      <w:r w:rsidRPr="00174E9A">
        <w:rPr>
          <w:rFonts w:asciiTheme="minorEastAsia" w:hAnsiTheme="minorEastAsia"/>
          <w:sz w:val="22"/>
        </w:rPr>
        <w:t xml:space="preserve"> 또는 전자우편 등의 방법</w:t>
      </w:r>
      <w:r w:rsidRPr="00174E9A">
        <w:rPr>
          <w:rFonts w:asciiTheme="minorEastAsia" w:hAnsiTheme="minorEastAsia" w:hint="eastAsia"/>
          <w:sz w:val="22"/>
        </w:rPr>
        <w:t>으로</w:t>
      </w:r>
      <w:r w:rsidRPr="00174E9A">
        <w:rPr>
          <w:rFonts w:asciiTheme="minorEastAsia" w:hAnsiTheme="minorEastAsia"/>
          <w:sz w:val="22"/>
        </w:rPr>
        <w:t xml:space="preserve"> </w:t>
      </w:r>
      <w:proofErr w:type="spellStart"/>
      <w:r w:rsidRPr="00174E9A">
        <w:rPr>
          <w:rFonts w:asciiTheme="minorEastAsia" w:hAnsiTheme="minorEastAsia"/>
          <w:sz w:val="22"/>
        </w:rPr>
        <w:t>개별통지하여야</w:t>
      </w:r>
      <w:proofErr w:type="spellEnd"/>
      <w:r w:rsidRPr="00174E9A">
        <w:rPr>
          <w:rFonts w:asciiTheme="minorEastAsia" w:hAnsiTheme="minorEastAsia"/>
          <w:sz w:val="22"/>
        </w:rPr>
        <w:t xml:space="preserve"> 합니다. 다만, </w:t>
      </w:r>
      <w:r w:rsidRPr="00174E9A">
        <w:rPr>
          <w:rFonts w:asciiTheme="minorEastAsia" w:hAnsiTheme="minorEastAsia" w:hint="eastAsia"/>
          <w:sz w:val="22"/>
        </w:rPr>
        <w:t>이용자가</w:t>
      </w:r>
      <w:r w:rsidRPr="00174E9A">
        <w:rPr>
          <w:rFonts w:asciiTheme="minorEastAsia" w:hAnsiTheme="minorEastAsia"/>
          <w:sz w:val="22"/>
        </w:rPr>
        <w:t xml:space="preserve"> 이의를 제기할 경우 은행은 이용자에게 적절한 방법으로 약관 변경내용을 통지하였음을</w:t>
      </w:r>
      <w:r w:rsidRPr="00174E9A">
        <w:rPr>
          <w:rFonts w:asciiTheme="minorEastAsia" w:hAnsiTheme="minorEastAsia" w:hint="eastAsia"/>
          <w:sz w:val="22"/>
        </w:rPr>
        <w:t xml:space="preserve"> 확인해</w:t>
      </w:r>
      <w:r w:rsidRPr="00174E9A">
        <w:rPr>
          <w:rFonts w:asciiTheme="minorEastAsia" w:hAnsiTheme="minorEastAsia"/>
          <w:sz w:val="22"/>
        </w:rPr>
        <w:t xml:space="preserve"> 주어야 합니다. </w:t>
      </w:r>
    </w:p>
    <w:p w14:paraId="0DFFBA25" w14:textId="147E17D5" w:rsidR="003F0356" w:rsidRPr="00174E9A" w:rsidRDefault="003F0356" w:rsidP="001E7BFD">
      <w:pPr>
        <w:pStyle w:val="a3"/>
        <w:numPr>
          <w:ilvl w:val="0"/>
          <w:numId w:val="39"/>
        </w:numPr>
        <w:spacing w:line="240" w:lineRule="auto"/>
        <w:ind w:leftChars="0"/>
        <w:rPr>
          <w:rFonts w:asciiTheme="minorEastAsia" w:hAnsiTheme="minorEastAsia"/>
          <w:sz w:val="22"/>
        </w:rPr>
      </w:pPr>
      <w:r w:rsidRPr="00174E9A">
        <w:rPr>
          <w:rFonts w:asciiTheme="minorEastAsia" w:hAnsiTheme="minorEastAsia"/>
          <w:sz w:val="22"/>
        </w:rPr>
        <w:t xml:space="preserve">제1항에도 불구하고 법령의 개정으로 인하여 긴급하게 약관을 변경한 때에는 변경된 약관을 전자적 </w:t>
      </w:r>
      <w:r w:rsidRPr="00174E9A">
        <w:rPr>
          <w:rFonts w:asciiTheme="minorEastAsia" w:hAnsiTheme="minorEastAsia" w:hint="eastAsia"/>
          <w:sz w:val="22"/>
        </w:rPr>
        <w:t>장치에</w:t>
      </w:r>
      <w:r w:rsidRPr="00174E9A">
        <w:rPr>
          <w:rFonts w:asciiTheme="minorEastAsia" w:hAnsiTheme="minorEastAsia"/>
          <w:sz w:val="22"/>
        </w:rPr>
        <w:t xml:space="preserve"> 최소 1개월 이상 게시하고 이용자에게 문자메</w:t>
      </w:r>
      <w:r w:rsidR="001E7BFD" w:rsidRPr="00174E9A">
        <w:rPr>
          <w:rFonts w:asciiTheme="minorEastAsia" w:hAnsiTheme="minorEastAsia" w:hint="eastAsia"/>
          <w:sz w:val="22"/>
        </w:rPr>
        <w:t>시</w:t>
      </w:r>
      <w:r w:rsidRPr="00174E9A">
        <w:rPr>
          <w:rFonts w:asciiTheme="minorEastAsia" w:hAnsiTheme="minorEastAsia"/>
          <w:sz w:val="22"/>
        </w:rPr>
        <w:t xml:space="preserve">지, </w:t>
      </w:r>
      <w:proofErr w:type="spellStart"/>
      <w:r w:rsidRPr="00174E9A">
        <w:rPr>
          <w:rFonts w:asciiTheme="minorEastAsia" w:hAnsiTheme="minorEastAsia"/>
          <w:sz w:val="22"/>
        </w:rPr>
        <w:t>알림톡</w:t>
      </w:r>
      <w:proofErr w:type="spellEnd"/>
      <w:r w:rsidRPr="00174E9A">
        <w:rPr>
          <w:rFonts w:asciiTheme="minorEastAsia" w:hAnsiTheme="minorEastAsia"/>
          <w:sz w:val="22"/>
        </w:rPr>
        <w:t xml:space="preserve"> 또는 전자우편 등의 방법</w:t>
      </w:r>
      <w:r w:rsidRPr="00174E9A">
        <w:rPr>
          <w:rFonts w:asciiTheme="minorEastAsia" w:hAnsiTheme="minorEastAsia" w:hint="eastAsia"/>
          <w:sz w:val="22"/>
        </w:rPr>
        <w:t xml:space="preserve">으로 </w:t>
      </w:r>
      <w:proofErr w:type="spellStart"/>
      <w:r w:rsidRPr="00174E9A">
        <w:rPr>
          <w:rFonts w:asciiTheme="minorEastAsia" w:hAnsiTheme="minorEastAsia" w:hint="eastAsia"/>
          <w:sz w:val="22"/>
        </w:rPr>
        <w:t>개별통지하여야</w:t>
      </w:r>
      <w:proofErr w:type="spellEnd"/>
      <w:r w:rsidRPr="00174E9A">
        <w:rPr>
          <w:rFonts w:asciiTheme="minorEastAsia" w:hAnsiTheme="minorEastAsia"/>
          <w:sz w:val="22"/>
        </w:rPr>
        <w:t xml:space="preserve"> 합니다. </w:t>
      </w:r>
    </w:p>
    <w:p w14:paraId="2694C741" w14:textId="4CBC0062" w:rsidR="003F0356" w:rsidRPr="00174E9A" w:rsidRDefault="003F0356" w:rsidP="001E7BFD">
      <w:pPr>
        <w:pStyle w:val="a3"/>
        <w:numPr>
          <w:ilvl w:val="0"/>
          <w:numId w:val="39"/>
        </w:numPr>
        <w:spacing w:line="240" w:lineRule="auto"/>
        <w:ind w:leftChars="0"/>
        <w:rPr>
          <w:rFonts w:asciiTheme="minorEastAsia" w:hAnsiTheme="minorEastAsia"/>
          <w:sz w:val="22"/>
        </w:rPr>
      </w:pPr>
      <w:r w:rsidRPr="00174E9A">
        <w:rPr>
          <w:rFonts w:asciiTheme="minorEastAsia" w:hAnsiTheme="minorEastAsia"/>
          <w:sz w:val="22"/>
        </w:rPr>
        <w:t xml:space="preserve">이용자는 변경된 약관 사항에 동의하지 않으면 서비스 이용을 중단하고 이용계약을 해지할 수 </w:t>
      </w:r>
      <w:r w:rsidRPr="00174E9A">
        <w:rPr>
          <w:rFonts w:asciiTheme="minorEastAsia" w:hAnsiTheme="minorEastAsia" w:hint="eastAsia"/>
          <w:sz w:val="22"/>
        </w:rPr>
        <w:t>있습니다</w:t>
      </w:r>
      <w:r w:rsidRPr="00174E9A">
        <w:rPr>
          <w:rFonts w:asciiTheme="minorEastAsia" w:hAnsiTheme="minorEastAsia"/>
          <w:sz w:val="22"/>
        </w:rPr>
        <w:t>.</w:t>
      </w:r>
    </w:p>
    <w:p w14:paraId="0BD9D2AF" w14:textId="77777777" w:rsidR="00D954E5" w:rsidRPr="00174E9A" w:rsidRDefault="00D954E5" w:rsidP="006139F9">
      <w:pPr>
        <w:spacing w:line="240" w:lineRule="auto"/>
        <w:rPr>
          <w:sz w:val="22"/>
        </w:rPr>
      </w:pPr>
    </w:p>
    <w:p w14:paraId="3E742CB6" w14:textId="28150548" w:rsidR="006139F9" w:rsidRPr="00174E9A" w:rsidRDefault="00D6156F" w:rsidP="006139F9">
      <w:pPr>
        <w:spacing w:line="240" w:lineRule="auto"/>
        <w:rPr>
          <w:b/>
          <w:sz w:val="24"/>
          <w:szCs w:val="24"/>
        </w:rPr>
      </w:pPr>
      <w:r w:rsidRPr="00174E9A">
        <w:rPr>
          <w:rFonts w:hint="eastAsia"/>
          <w:b/>
          <w:sz w:val="24"/>
          <w:szCs w:val="24"/>
        </w:rPr>
        <w:t>제</w:t>
      </w:r>
      <w:r w:rsidR="006139F9" w:rsidRPr="00174E9A">
        <w:rPr>
          <w:b/>
          <w:sz w:val="24"/>
          <w:szCs w:val="24"/>
        </w:rPr>
        <w:t>1</w:t>
      </w:r>
      <w:r w:rsidR="00331402" w:rsidRPr="00174E9A">
        <w:rPr>
          <w:rFonts w:hint="eastAsia"/>
          <w:b/>
          <w:sz w:val="24"/>
          <w:szCs w:val="24"/>
        </w:rPr>
        <w:t>5</w:t>
      </w:r>
      <w:r w:rsidR="006139F9" w:rsidRPr="00174E9A">
        <w:rPr>
          <w:b/>
          <w:sz w:val="24"/>
          <w:szCs w:val="24"/>
        </w:rPr>
        <w:t>조 (</w:t>
      </w:r>
      <w:r w:rsidR="006139F9" w:rsidRPr="00174E9A">
        <w:rPr>
          <w:rFonts w:hint="eastAsia"/>
          <w:b/>
          <w:sz w:val="24"/>
          <w:szCs w:val="24"/>
        </w:rPr>
        <w:t>약관의 적용)</w:t>
      </w:r>
    </w:p>
    <w:p w14:paraId="0D764A2C" w14:textId="2B23D591" w:rsidR="006139F9" w:rsidRPr="00174E9A" w:rsidRDefault="006139F9" w:rsidP="002A057D">
      <w:pPr>
        <w:spacing w:line="240" w:lineRule="auto"/>
        <w:rPr>
          <w:sz w:val="22"/>
        </w:rPr>
      </w:pPr>
      <w:r w:rsidRPr="00174E9A">
        <w:rPr>
          <w:rFonts w:hint="eastAsia"/>
          <w:sz w:val="22"/>
        </w:rPr>
        <w:t>이</w:t>
      </w:r>
      <w:r w:rsidRPr="00174E9A">
        <w:rPr>
          <w:sz w:val="22"/>
        </w:rPr>
        <w:t xml:space="preserve"> 약관에서 정하지 아니한 사항은 전자금융거래기본약관, </w:t>
      </w:r>
      <w:proofErr w:type="spellStart"/>
      <w:r w:rsidRPr="00174E9A">
        <w:rPr>
          <w:sz w:val="22"/>
        </w:rPr>
        <w:t>전자금융서비스이용약관</w:t>
      </w:r>
      <w:proofErr w:type="spellEnd"/>
      <w:r w:rsidRPr="00174E9A">
        <w:rPr>
          <w:sz w:val="22"/>
        </w:rPr>
        <w:t>, 전자금융거래법, 정보통신망 이용촉진 및 정보보호 등에 관한 법률</w:t>
      </w:r>
      <w:r w:rsidR="00BF124A" w:rsidRPr="00174E9A">
        <w:rPr>
          <w:rFonts w:hint="eastAsia"/>
          <w:sz w:val="22"/>
        </w:rPr>
        <w:t>, 인공지능기본법</w:t>
      </w:r>
      <w:r w:rsidR="00944A6A" w:rsidRPr="00174E9A">
        <w:rPr>
          <w:rFonts w:hint="eastAsia"/>
          <w:sz w:val="22"/>
        </w:rPr>
        <w:t xml:space="preserve"> </w:t>
      </w:r>
      <w:r w:rsidRPr="00174E9A">
        <w:rPr>
          <w:sz w:val="22"/>
        </w:rPr>
        <w:t>등 관계법령 및 은행이 정한 각 서비스별 이용안내 등의 규정에 따</w:t>
      </w:r>
      <w:r w:rsidR="00944A6A" w:rsidRPr="00174E9A">
        <w:rPr>
          <w:rFonts w:hint="eastAsia"/>
          <w:sz w:val="22"/>
        </w:rPr>
        <w:t>르며, 규정된 내용이 서로 다를 경우 이 약관의 규정이 우선합니다.</w:t>
      </w:r>
      <w:r w:rsidRPr="00174E9A">
        <w:rPr>
          <w:rFonts w:hint="eastAsia"/>
          <w:sz w:val="22"/>
        </w:rPr>
        <w:t xml:space="preserve"> </w:t>
      </w:r>
    </w:p>
    <w:p w14:paraId="0E083AE0" w14:textId="77777777" w:rsidR="006139F9" w:rsidRPr="00174E9A" w:rsidRDefault="006139F9" w:rsidP="006139F9">
      <w:pPr>
        <w:pStyle w:val="a3"/>
        <w:spacing w:line="240" w:lineRule="auto"/>
        <w:ind w:leftChars="0" w:left="400"/>
      </w:pPr>
    </w:p>
    <w:p w14:paraId="6CC76263" w14:textId="295058CC" w:rsidR="006139F9" w:rsidRPr="00174E9A" w:rsidRDefault="006139F9" w:rsidP="006139F9">
      <w:pPr>
        <w:spacing w:line="240" w:lineRule="auto"/>
        <w:rPr>
          <w:b/>
          <w:sz w:val="24"/>
          <w:szCs w:val="24"/>
        </w:rPr>
      </w:pPr>
      <w:r w:rsidRPr="00174E9A">
        <w:rPr>
          <w:rFonts w:hint="eastAsia"/>
          <w:b/>
          <w:sz w:val="24"/>
          <w:szCs w:val="24"/>
        </w:rPr>
        <w:t>제</w:t>
      </w:r>
      <w:r w:rsidRPr="00174E9A">
        <w:rPr>
          <w:b/>
          <w:sz w:val="24"/>
          <w:szCs w:val="24"/>
        </w:rPr>
        <w:t>1</w:t>
      </w:r>
      <w:r w:rsidR="00331402" w:rsidRPr="00174E9A">
        <w:rPr>
          <w:rFonts w:hint="eastAsia"/>
          <w:b/>
          <w:sz w:val="24"/>
          <w:szCs w:val="24"/>
        </w:rPr>
        <w:t>6</w:t>
      </w:r>
      <w:r w:rsidRPr="00174E9A">
        <w:rPr>
          <w:b/>
          <w:sz w:val="24"/>
          <w:szCs w:val="24"/>
        </w:rPr>
        <w:t>조 (관할법원</w:t>
      </w:r>
      <w:r w:rsidRPr="00174E9A">
        <w:rPr>
          <w:rFonts w:hint="eastAsia"/>
          <w:b/>
          <w:sz w:val="24"/>
          <w:szCs w:val="24"/>
        </w:rPr>
        <w:t>)</w:t>
      </w:r>
    </w:p>
    <w:p w14:paraId="381666F4" w14:textId="77777777" w:rsidR="006139F9" w:rsidRPr="00174E9A" w:rsidRDefault="006139F9" w:rsidP="006139F9">
      <w:pPr>
        <w:spacing w:line="240" w:lineRule="auto"/>
        <w:rPr>
          <w:sz w:val="22"/>
        </w:rPr>
      </w:pPr>
      <w:r w:rsidRPr="00174E9A">
        <w:rPr>
          <w:rFonts w:hint="eastAsia"/>
          <w:sz w:val="22"/>
        </w:rPr>
        <w:t>이 약관에</w:t>
      </w:r>
      <w:r w:rsidRPr="00174E9A">
        <w:rPr>
          <w:sz w:val="22"/>
        </w:rPr>
        <w:t xml:space="preserve"> 따른 서비스 이용과 관련하여 은행과 이용자 사이에 소송의 필요가 있는 경우</w:t>
      </w:r>
      <w:r w:rsidRPr="00174E9A">
        <w:rPr>
          <w:rFonts w:hint="eastAsia"/>
          <w:sz w:val="22"/>
        </w:rPr>
        <w:t xml:space="preserve"> </w:t>
      </w:r>
      <w:r w:rsidR="00B05384" w:rsidRPr="00174E9A">
        <w:rPr>
          <w:rFonts w:hint="eastAsia"/>
          <w:sz w:val="22"/>
        </w:rPr>
        <w:t>방문판매</w:t>
      </w:r>
      <w:r w:rsidR="00B05384" w:rsidRPr="00174E9A">
        <w:rPr>
          <w:sz w:val="22"/>
        </w:rPr>
        <w:t xml:space="preserve"> 및 유선 · 무선 · 화상통신 · 컴퓨터 등 정보통신기술을 활용한 </w:t>
      </w:r>
      <w:proofErr w:type="spellStart"/>
      <w:r w:rsidR="00B05384" w:rsidRPr="00174E9A">
        <w:rPr>
          <w:sz w:val="22"/>
        </w:rPr>
        <w:t>비대면</w:t>
      </w:r>
      <w:proofErr w:type="spellEnd"/>
      <w:r w:rsidR="00B05384" w:rsidRPr="00174E9A">
        <w:rPr>
          <w:sz w:val="22"/>
        </w:rPr>
        <w:t xml:space="preserve"> 방식을 통한 금융상품 계약과 관련된 소는 제소 당시 금융소비자 주소를, 주소가 없는 경우에는 거소를 관할하는 지방법원의 전속관할로 합니다. 다만, 제소 당시 금융소비자의 주소 또는 거소가 분명하지 아니한 경우에는 「</w:t>
      </w:r>
      <w:proofErr w:type="spellStart"/>
      <w:r w:rsidR="00B05384" w:rsidRPr="00174E9A">
        <w:rPr>
          <w:sz w:val="22"/>
        </w:rPr>
        <w:t>민사소송법」의</w:t>
      </w:r>
      <w:proofErr w:type="spellEnd"/>
      <w:r w:rsidR="00B05384" w:rsidRPr="00174E9A">
        <w:rPr>
          <w:sz w:val="22"/>
        </w:rPr>
        <w:t xml:space="preserve"> 관계 규정을 </w:t>
      </w:r>
      <w:r w:rsidR="000B7CAA" w:rsidRPr="00174E9A">
        <w:rPr>
          <w:sz w:val="22"/>
        </w:rPr>
        <w:t>준용</w:t>
      </w:r>
      <w:r w:rsidR="000B7CAA" w:rsidRPr="00174E9A">
        <w:rPr>
          <w:rFonts w:hint="eastAsia"/>
          <w:sz w:val="22"/>
        </w:rPr>
        <w:t>합니</w:t>
      </w:r>
      <w:r w:rsidR="00B05384" w:rsidRPr="00174E9A">
        <w:rPr>
          <w:sz w:val="22"/>
        </w:rPr>
        <w:t>다.</w:t>
      </w:r>
    </w:p>
    <w:p w14:paraId="4E786333" w14:textId="77777777" w:rsidR="00280237" w:rsidRPr="00174E9A" w:rsidRDefault="00280237" w:rsidP="006139F9">
      <w:pPr>
        <w:spacing w:line="240" w:lineRule="auto"/>
        <w:jc w:val="center"/>
        <w:rPr>
          <w:sz w:val="22"/>
        </w:rPr>
      </w:pPr>
    </w:p>
    <w:p w14:paraId="7B827D15" w14:textId="2610CD7A" w:rsidR="00D6156F" w:rsidRPr="00174E9A" w:rsidRDefault="00D6156F" w:rsidP="00DE4073">
      <w:pPr>
        <w:spacing w:after="0" w:line="240" w:lineRule="auto"/>
        <w:jc w:val="center"/>
        <w:rPr>
          <w:sz w:val="22"/>
        </w:rPr>
      </w:pPr>
      <w:r w:rsidRPr="00174E9A">
        <w:rPr>
          <w:rFonts w:hint="eastAsia"/>
          <w:sz w:val="22"/>
        </w:rPr>
        <w:t>부</w:t>
      </w:r>
      <w:r w:rsidR="00CB3FE4" w:rsidRPr="00174E9A">
        <w:rPr>
          <w:rFonts w:hint="eastAsia"/>
          <w:sz w:val="22"/>
        </w:rPr>
        <w:t xml:space="preserve"> </w:t>
      </w:r>
      <w:r w:rsidRPr="00174E9A">
        <w:rPr>
          <w:sz w:val="22"/>
        </w:rPr>
        <w:t xml:space="preserve"> </w:t>
      </w:r>
      <w:r w:rsidR="00CB3FE4" w:rsidRPr="00174E9A">
        <w:rPr>
          <w:rFonts w:hint="eastAsia"/>
          <w:sz w:val="22"/>
        </w:rPr>
        <w:t xml:space="preserve"> </w:t>
      </w:r>
      <w:r w:rsidRPr="00174E9A">
        <w:rPr>
          <w:sz w:val="22"/>
        </w:rPr>
        <w:t>칙</w:t>
      </w:r>
    </w:p>
    <w:p w14:paraId="58057B80" w14:textId="7CA21736" w:rsidR="00D6156F" w:rsidRPr="00174E9A" w:rsidRDefault="00D6156F" w:rsidP="00DE4073">
      <w:pPr>
        <w:spacing w:after="0" w:line="240" w:lineRule="auto"/>
        <w:jc w:val="center"/>
        <w:rPr>
          <w:sz w:val="22"/>
        </w:rPr>
      </w:pPr>
      <w:r w:rsidRPr="00174E9A">
        <w:rPr>
          <w:rFonts w:hint="eastAsia"/>
          <w:sz w:val="22"/>
        </w:rPr>
        <w:t>이</w:t>
      </w:r>
      <w:r w:rsidRPr="00174E9A">
        <w:rPr>
          <w:sz w:val="22"/>
        </w:rPr>
        <w:t xml:space="preserve"> 약관은 20</w:t>
      </w:r>
      <w:r w:rsidR="00DA666A" w:rsidRPr="00174E9A">
        <w:rPr>
          <w:rFonts w:hint="eastAsia"/>
          <w:sz w:val="22"/>
        </w:rPr>
        <w:t>26</w:t>
      </w:r>
      <w:r w:rsidRPr="00174E9A">
        <w:rPr>
          <w:sz w:val="22"/>
        </w:rPr>
        <w:t xml:space="preserve">년 </w:t>
      </w:r>
      <w:r w:rsidR="00DA666A" w:rsidRPr="00174E9A">
        <w:rPr>
          <w:rFonts w:hint="eastAsia"/>
          <w:sz w:val="22"/>
        </w:rPr>
        <w:t>4</w:t>
      </w:r>
      <w:r w:rsidRPr="00174E9A">
        <w:rPr>
          <w:sz w:val="22"/>
        </w:rPr>
        <w:t xml:space="preserve">월 </w:t>
      </w:r>
      <w:r w:rsidR="00367A1C">
        <w:rPr>
          <w:rFonts w:hint="eastAsia"/>
          <w:sz w:val="22"/>
        </w:rPr>
        <w:t>27</w:t>
      </w:r>
      <w:r w:rsidRPr="00174E9A">
        <w:rPr>
          <w:sz w:val="22"/>
        </w:rPr>
        <w:t>일부터 시행합니다.</w:t>
      </w:r>
    </w:p>
    <w:p w14:paraId="0A422C7E" w14:textId="29782A0E" w:rsidR="006139F9" w:rsidRPr="00174E9A" w:rsidRDefault="006139F9" w:rsidP="00DA666A">
      <w:pPr>
        <w:spacing w:line="240" w:lineRule="auto"/>
        <w:rPr>
          <w:sz w:val="22"/>
        </w:rPr>
      </w:pPr>
    </w:p>
    <w:sectPr w:rsidR="006139F9" w:rsidRPr="00174E9A" w:rsidSect="00AE0FF3">
      <w:headerReference w:type="default" r:id="rId15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FSS_NT551XED" w:date="2026-03-24T13:47:00Z" w:initials="FSS">
    <w:p w14:paraId="4B1F2469" w14:textId="6FD415A8" w:rsidR="000475EE" w:rsidRDefault="000475EE">
      <w:pPr>
        <w:pStyle w:val="aa"/>
      </w:pPr>
      <w:r>
        <w:rPr>
          <w:rStyle w:val="a9"/>
        </w:rPr>
        <w:annotationRef/>
      </w:r>
      <w:r>
        <w:t>“</w:t>
      </w:r>
      <w:r>
        <w:rPr>
          <w:rFonts w:hint="eastAsia"/>
        </w:rPr>
        <w:t>1</w:t>
      </w:r>
      <w:r>
        <w:t xml:space="preserve">0. </w:t>
      </w:r>
      <w:r>
        <w:rPr>
          <w:rFonts w:hint="eastAsia"/>
        </w:rPr>
        <w:t>고객에게 불리한 통지 조항</w:t>
      </w:r>
      <w:r>
        <w:t>”</w:t>
      </w:r>
      <w:r>
        <w:rPr>
          <w:rFonts w:hint="eastAsia"/>
        </w:rPr>
        <w:t xml:space="preserve"> 저촉 가능성</w:t>
      </w:r>
    </w:p>
    <w:p w14:paraId="72535D95" w14:textId="77777777" w:rsidR="000475EE" w:rsidRDefault="000475EE">
      <w:pPr>
        <w:pStyle w:val="aa"/>
      </w:pPr>
    </w:p>
    <w:p w14:paraId="5A575161" w14:textId="5B769CA3" w:rsidR="000475EE" w:rsidRDefault="000475EE">
      <w:pPr>
        <w:pStyle w:val="aa"/>
      </w:pPr>
      <w:r>
        <w:rPr>
          <w:rFonts w:hint="eastAsia"/>
        </w:rPr>
        <w:t xml:space="preserve">적절한 개별통지 방법을 </w:t>
      </w:r>
      <w:r w:rsidR="00A8436D">
        <w:rPr>
          <w:rFonts w:hint="eastAsia"/>
        </w:rPr>
        <w:t xml:space="preserve">몇 가지 </w:t>
      </w:r>
      <w:r>
        <w:rPr>
          <w:rFonts w:hint="eastAsia"/>
        </w:rPr>
        <w:t>기재해주시기 바랍니다.</w:t>
      </w:r>
    </w:p>
  </w:comment>
  <w:comment w:id="1" w:author="FSS_NT551XED" w:date="2026-03-24T13:50:00Z" w:initials="FSS">
    <w:p w14:paraId="033A080E" w14:textId="099CD138" w:rsidR="000475EE" w:rsidRDefault="000475EE">
      <w:pPr>
        <w:pStyle w:val="aa"/>
      </w:pPr>
      <w:r>
        <w:rPr>
          <w:rStyle w:val="a9"/>
        </w:rPr>
        <w:annotationRef/>
      </w:r>
      <w:r>
        <w:rPr>
          <w:rFonts w:hint="eastAsia"/>
        </w:rPr>
        <w:t>어떤 내용인가요?</w:t>
      </w:r>
    </w:p>
  </w:comment>
  <w:comment w:id="5" w:author="FSS_NT551XED" w:date="2026-03-24T13:56:00Z" w:initials="FSS">
    <w:p w14:paraId="0D581F57" w14:textId="77777777" w:rsidR="00A8436D" w:rsidRDefault="00A8436D" w:rsidP="00A8436D">
      <w:pPr>
        <w:pStyle w:val="aa"/>
      </w:pPr>
      <w:r>
        <w:rPr>
          <w:rStyle w:val="a9"/>
        </w:rPr>
        <w:annotationRef/>
      </w:r>
      <w:r>
        <w:t>“</w:t>
      </w:r>
      <w:r>
        <w:rPr>
          <w:rFonts w:hint="eastAsia"/>
        </w:rPr>
        <w:t>1</w:t>
      </w:r>
      <w:r>
        <w:t xml:space="preserve">0. </w:t>
      </w:r>
      <w:r>
        <w:rPr>
          <w:rFonts w:hint="eastAsia"/>
        </w:rPr>
        <w:t>고객에게 불리한 통지 조항</w:t>
      </w:r>
      <w:r>
        <w:t>”</w:t>
      </w:r>
      <w:r>
        <w:rPr>
          <w:rFonts w:hint="eastAsia"/>
        </w:rPr>
        <w:t xml:space="preserve"> 저촉 가능성</w:t>
      </w:r>
    </w:p>
    <w:p w14:paraId="08B701CF" w14:textId="77777777" w:rsidR="00A8436D" w:rsidRDefault="00A8436D" w:rsidP="00A8436D">
      <w:pPr>
        <w:pStyle w:val="aa"/>
      </w:pPr>
    </w:p>
    <w:p w14:paraId="1852836F" w14:textId="6FCD1453" w:rsidR="00A8436D" w:rsidRDefault="00A8436D" w:rsidP="00A8436D">
      <w:pPr>
        <w:pStyle w:val="aa"/>
      </w:pPr>
      <w:r>
        <w:rPr>
          <w:rFonts w:hint="eastAsia"/>
        </w:rPr>
        <w:t>적절한 개별통지 방법을 몇 가지 기재해주시기 바랍니다.</w:t>
      </w:r>
    </w:p>
  </w:comment>
  <w:comment w:id="7" w:author="FSS_NT551XED" w:date="2026-04-03T17:48:00Z" w:initials="FSS">
    <w:p w14:paraId="4FC89767" w14:textId="77777777" w:rsidR="009F3CB4" w:rsidRDefault="009F3CB4">
      <w:pPr>
        <w:pStyle w:val="aa"/>
      </w:pPr>
      <w:r>
        <w:rPr>
          <w:rStyle w:val="a9"/>
        </w:rPr>
        <w:annotationRef/>
      </w:r>
      <w:r>
        <w:rPr>
          <w:rFonts w:hint="eastAsia"/>
        </w:rPr>
        <w:t>서비스 이용의 제한에는 상당한 근거가 있어야 하며,</w:t>
      </w:r>
      <w:r>
        <w:t xml:space="preserve"> </w:t>
      </w:r>
      <w:r>
        <w:rPr>
          <w:rFonts w:hint="eastAsia"/>
        </w:rPr>
        <w:t>그 사유 또한 어느정도 구체적으로 기재되어 있는 것이 좋을 것 같습니다.</w:t>
      </w:r>
    </w:p>
    <w:p w14:paraId="057C608F" w14:textId="11217630" w:rsidR="009F3CB4" w:rsidRDefault="003842B6">
      <w:pPr>
        <w:pStyle w:val="aa"/>
        <w:rPr>
          <w:rFonts w:hint="eastAsia"/>
        </w:rPr>
      </w:pPr>
      <w:r>
        <w:rPr>
          <w:rFonts w:hint="eastAsia"/>
        </w:rPr>
        <w:t xml:space="preserve">서비스 이용 제한 시 또한 </w:t>
      </w:r>
      <w:proofErr w:type="gramStart"/>
      <w:r>
        <w:rPr>
          <w:rFonts w:hint="eastAsia"/>
        </w:rPr>
        <w:t xml:space="preserve">이의제기 </w:t>
      </w:r>
      <w:r>
        <w:t>/</w:t>
      </w:r>
      <w:proofErr w:type="gramEnd"/>
      <w:r>
        <w:t xml:space="preserve"> </w:t>
      </w:r>
      <w:r>
        <w:rPr>
          <w:rFonts w:hint="eastAsia"/>
        </w:rPr>
        <w:t>시정기회(사전통지 절차 또는 최고)를 부여할 필요가 있어 보입니다.</w:t>
      </w:r>
    </w:p>
  </w:comment>
  <w:comment w:id="8" w:author="FSS_NT551XED" w:date="2026-04-03T17:54:00Z" w:initials="FSS">
    <w:p w14:paraId="6F1166D5" w14:textId="7947E559" w:rsidR="00A72493" w:rsidRDefault="00A72493">
      <w:pPr>
        <w:pStyle w:val="aa"/>
      </w:pPr>
      <w:r>
        <w:rPr>
          <w:rStyle w:val="a9"/>
        </w:rPr>
        <w:annotationRef/>
      </w:r>
      <w:r>
        <w:rPr>
          <w:rFonts w:hint="eastAsia"/>
        </w:rPr>
        <w:t xml:space="preserve">제3호 </w:t>
      </w:r>
      <w:r>
        <w:t>“</w:t>
      </w:r>
      <w:r>
        <w:rPr>
          <w:rFonts w:hint="eastAsia"/>
        </w:rPr>
        <w:t>서비스에 장애를 주는 행위</w:t>
      </w:r>
      <w:proofErr w:type="gramStart"/>
      <w:r>
        <w:t xml:space="preserve">”  </w:t>
      </w:r>
      <w:r>
        <w:rPr>
          <w:rFonts w:hint="eastAsia"/>
        </w:rPr>
        <w:t>와</w:t>
      </w:r>
      <w:proofErr w:type="gramEnd"/>
      <w:r>
        <w:rPr>
          <w:rFonts w:hint="eastAsia"/>
        </w:rPr>
        <w:t xml:space="preserve"> 같은 표현은 다소 </w:t>
      </w:r>
      <w:proofErr w:type="spellStart"/>
      <w:r>
        <w:rPr>
          <w:rFonts w:hint="eastAsia"/>
        </w:rPr>
        <w:t>추상적이어</w:t>
      </w:r>
      <w:proofErr w:type="spellEnd"/>
      <w:r>
        <w:rPr>
          <w:rFonts w:hint="eastAsia"/>
        </w:rPr>
        <w:t xml:space="preserve"> 보입니다.</w:t>
      </w:r>
    </w:p>
  </w:comment>
  <w:comment w:id="9" w:author="FSS_NT551XED" w:date="2026-03-24T14:00:00Z" w:initials="FSS">
    <w:p w14:paraId="44CB9737" w14:textId="77777777" w:rsidR="00A8436D" w:rsidRDefault="00A8436D">
      <w:pPr>
        <w:pStyle w:val="aa"/>
      </w:pPr>
      <w:r>
        <w:rPr>
          <w:rStyle w:val="a9"/>
        </w:rPr>
        <w:annotationRef/>
      </w:r>
      <w:r>
        <w:rPr>
          <w:rFonts w:hint="eastAsia"/>
        </w:rPr>
        <w:t>1</w:t>
      </w:r>
      <w:r>
        <w:t xml:space="preserve">0. </w:t>
      </w:r>
      <w:r>
        <w:rPr>
          <w:rFonts w:hint="eastAsia"/>
        </w:rPr>
        <w:t>고객에게 불리한 통지 조항</w:t>
      </w:r>
    </w:p>
    <w:p w14:paraId="0F324CDA" w14:textId="77777777" w:rsidR="00A8436D" w:rsidRDefault="00A8436D">
      <w:pPr>
        <w:pStyle w:val="aa"/>
      </w:pPr>
    </w:p>
    <w:p w14:paraId="2991A1D9" w14:textId="7BA544DA" w:rsidR="00A8436D" w:rsidRDefault="00A8436D">
      <w:pPr>
        <w:pStyle w:val="aa"/>
      </w:pPr>
      <w:r>
        <w:rPr>
          <w:rFonts w:hint="eastAsia"/>
        </w:rPr>
        <w:t xml:space="preserve">통지 내용의 중요도에 대한 </w:t>
      </w:r>
      <w:proofErr w:type="spellStart"/>
      <w:r>
        <w:rPr>
          <w:rFonts w:hint="eastAsia"/>
        </w:rPr>
        <w:t>고려없이</w:t>
      </w:r>
      <w:proofErr w:type="spellEnd"/>
      <w:r>
        <w:rPr>
          <w:rFonts w:hint="eastAsia"/>
        </w:rPr>
        <w:t xml:space="preserve"> 개별통지를 생략하는 조항</w:t>
      </w:r>
    </w:p>
  </w:comment>
  <w:comment w:id="11" w:author="FSS_NT551XED" w:date="2026-04-03T17:51:00Z" w:initials="FSS">
    <w:p w14:paraId="73E1D893" w14:textId="77777777" w:rsidR="003842B6" w:rsidRDefault="003842B6">
      <w:pPr>
        <w:pStyle w:val="aa"/>
      </w:pPr>
      <w:r>
        <w:rPr>
          <w:rFonts w:hint="eastAsia"/>
        </w:rPr>
        <w:t xml:space="preserve">은행이 정한 정상적인 이용 절차 </w:t>
      </w:r>
      <w:r>
        <w:t xml:space="preserve">– </w:t>
      </w:r>
      <w:r>
        <w:rPr>
          <w:rFonts w:hint="eastAsia"/>
        </w:rPr>
        <w:t>자의적이고 포괄적 표현으로 보입니다.</w:t>
      </w:r>
    </w:p>
    <w:p w14:paraId="074296A2" w14:textId="209979E7" w:rsidR="003842B6" w:rsidRDefault="003842B6">
      <w:pPr>
        <w:pStyle w:val="aa"/>
      </w:pPr>
    </w:p>
    <w:p w14:paraId="3AE65D79" w14:textId="79086D6C" w:rsidR="003842B6" w:rsidRDefault="003842B6">
      <w:pPr>
        <w:pStyle w:val="aa"/>
      </w:pPr>
      <w:r>
        <w:t>“</w:t>
      </w:r>
      <w:r>
        <w:rPr>
          <w:rFonts w:hint="eastAsia"/>
        </w:rPr>
        <w:t>명령 입력</w:t>
      </w:r>
      <w:r>
        <w:t xml:space="preserve">” </w:t>
      </w:r>
      <w:r>
        <w:rPr>
          <w:rFonts w:hint="eastAsia"/>
        </w:rPr>
        <w:t>하나의 경우만 존재한다면 명령 입력으로만</w:t>
      </w:r>
      <w:r>
        <w:t xml:space="preserve">, </w:t>
      </w:r>
      <w:r>
        <w:rPr>
          <w:rFonts w:hint="eastAsia"/>
        </w:rPr>
        <w:t>아니라면</w:t>
      </w:r>
    </w:p>
    <w:p w14:paraId="41ACC980" w14:textId="77777777" w:rsidR="003842B6" w:rsidRDefault="003842B6">
      <w:pPr>
        <w:pStyle w:val="aa"/>
        <w:rPr>
          <w:rFonts w:hint="eastAsia"/>
        </w:rPr>
      </w:pPr>
    </w:p>
    <w:p w14:paraId="4BBFDAD1" w14:textId="3A3E68AD" w:rsidR="003842B6" w:rsidRDefault="003842B6">
      <w:pPr>
        <w:pStyle w:val="aa"/>
      </w:pPr>
      <w:r>
        <w:rPr>
          <w:rStyle w:val="a9"/>
        </w:rPr>
        <w:annotationRef/>
      </w:r>
      <w:r>
        <w:t>“</w:t>
      </w:r>
      <w:r>
        <w:rPr>
          <w:rFonts w:hint="eastAsia"/>
        </w:rPr>
        <w:t>명령 입력과 같은 정상적인 이용 절차</w:t>
      </w:r>
      <w:r>
        <w:t>”</w:t>
      </w:r>
      <w:r>
        <w:rPr>
          <w:rFonts w:hint="eastAsia"/>
        </w:rPr>
        <w:t xml:space="preserve">로 </w:t>
      </w:r>
      <w:proofErr w:type="spellStart"/>
      <w:proofErr w:type="gramStart"/>
      <w:r>
        <w:rPr>
          <w:rFonts w:hint="eastAsia"/>
        </w:rPr>
        <w:t>수정하는게</w:t>
      </w:r>
      <w:proofErr w:type="spellEnd"/>
      <w:proofErr w:type="gramEnd"/>
      <w:r>
        <w:rPr>
          <w:rFonts w:hint="eastAsia"/>
        </w:rPr>
        <w:t xml:space="preserve"> 어떨까 합니다.</w:t>
      </w:r>
    </w:p>
  </w:comment>
  <w:comment w:id="12" w:author="FSS_NT551XED" w:date="2026-03-24T14:02:00Z" w:initials="FSS">
    <w:p w14:paraId="61F39C58" w14:textId="3A895ACE" w:rsidR="004A136D" w:rsidRDefault="004A136D" w:rsidP="004A136D">
      <w:pPr>
        <w:pStyle w:val="aa"/>
      </w:pPr>
      <w:r>
        <w:rPr>
          <w:rStyle w:val="a9"/>
        </w:rPr>
        <w:annotationRef/>
      </w:r>
      <w:r>
        <w:t>1.</w:t>
      </w:r>
      <w:r>
        <w:rPr>
          <w:rFonts w:hint="eastAsia"/>
        </w:rPr>
        <w:t>은행의 자의적인 서비스 변경 중단 제한 조항 저촉</w:t>
      </w:r>
    </w:p>
  </w:comment>
  <w:comment w:id="13" w:author="FSS_NT551XED" w:date="2026-03-24T14:06:00Z" w:initials="FSS">
    <w:p w14:paraId="77D100B7" w14:textId="5C2F92D8" w:rsidR="00C603A1" w:rsidRDefault="00C603A1">
      <w:pPr>
        <w:pStyle w:val="aa"/>
      </w:pPr>
      <w:r>
        <w:rPr>
          <w:rStyle w:val="a9"/>
        </w:rPr>
        <w:annotationRef/>
      </w:r>
      <w:r>
        <w:rPr>
          <w:rFonts w:hint="eastAsia"/>
        </w:rPr>
        <w:t>오타?</w:t>
      </w:r>
    </w:p>
  </w:comment>
  <w:comment w:id="14" w:author="FSS_NT551XED" w:date="2026-04-03T17:55:00Z" w:initials="FSS">
    <w:p w14:paraId="152EE636" w14:textId="545F7273" w:rsidR="00136B88" w:rsidRDefault="00136B88">
      <w:pPr>
        <w:pStyle w:val="aa"/>
      </w:pPr>
      <w:r>
        <w:rPr>
          <w:rStyle w:val="a9"/>
        </w:rPr>
        <w:annotationRef/>
      </w:r>
      <w:r>
        <w:rPr>
          <w:rFonts w:hint="eastAsia"/>
        </w:rPr>
        <w:t>좀 더 구체화하여 기재하여 주시면 좋겠습니다.</w:t>
      </w:r>
    </w:p>
  </w:comment>
  <w:comment w:id="15" w:author="FSS_NT551XED" w:date="2026-04-03T17:55:00Z" w:initials="FSS">
    <w:p w14:paraId="6CB69498" w14:textId="729C1627" w:rsidR="00136B88" w:rsidRDefault="00136B88">
      <w:pPr>
        <w:pStyle w:val="aa"/>
      </w:pPr>
      <w:r>
        <w:rPr>
          <w:rStyle w:val="a9"/>
        </w:rPr>
        <w:annotationRef/>
      </w:r>
      <w:r>
        <w:rPr>
          <w:rFonts w:hint="eastAsia"/>
        </w:rPr>
        <w:t>포괄적 자의적 표현</w:t>
      </w:r>
    </w:p>
  </w:comment>
  <w:comment w:id="16" w:author="FSS_NT551XED" w:date="2026-04-03T17:56:00Z" w:initials="FSS">
    <w:p w14:paraId="4E2CD0CC" w14:textId="77777777" w:rsidR="00136B88" w:rsidRDefault="00136B88">
      <w:pPr>
        <w:pStyle w:val="aa"/>
      </w:pPr>
      <w:r>
        <w:t>“</w:t>
      </w:r>
      <w:r>
        <w:rPr>
          <w:rStyle w:val="a9"/>
        </w:rPr>
        <w:annotationRef/>
      </w:r>
      <w:r>
        <w:rPr>
          <w:rFonts w:hint="eastAsia"/>
        </w:rPr>
        <w:t>은행의 고의 또는 과실이 없는 한</w:t>
      </w:r>
      <w:r>
        <w:t>”</w:t>
      </w:r>
    </w:p>
    <w:p w14:paraId="690AD76B" w14:textId="24616CB2" w:rsidR="00136B88" w:rsidRDefault="00136B88">
      <w:pPr>
        <w:pStyle w:val="aa"/>
      </w:pPr>
      <w:r>
        <w:rPr>
          <w:rFonts w:hint="eastAsia"/>
        </w:rPr>
        <w:t xml:space="preserve">이라는 표현을 각 항에 </w:t>
      </w:r>
      <w:proofErr w:type="spellStart"/>
      <w:r>
        <w:rPr>
          <w:rFonts w:hint="eastAsia"/>
        </w:rPr>
        <w:t>넣어주시면</w:t>
      </w:r>
      <w:proofErr w:type="spellEnd"/>
      <w:r>
        <w:rPr>
          <w:rFonts w:hint="eastAsia"/>
        </w:rPr>
        <w:t xml:space="preserve"> 좋을 것 같습니다.</w:t>
      </w:r>
    </w:p>
  </w:comment>
  <w:comment w:id="17" w:author="FSS_NT551XED" w:date="2026-04-03T17:58:00Z" w:initials="FSS">
    <w:p w14:paraId="4893C0EE" w14:textId="41276932" w:rsidR="00136B88" w:rsidRDefault="00136B88">
      <w:pPr>
        <w:pStyle w:val="aa"/>
        <w:rPr>
          <w:rFonts w:hint="eastAsia"/>
        </w:rPr>
      </w:pPr>
      <w:r>
        <w:rPr>
          <w:rStyle w:val="a9"/>
        </w:rPr>
        <w:annotationRef/>
      </w:r>
      <w:r>
        <w:rPr>
          <w:rFonts w:hint="eastAsia"/>
        </w:rPr>
        <w:t>전자금융거래기본약관 제2</w:t>
      </w:r>
      <w:r>
        <w:t>9</w:t>
      </w:r>
      <w:r>
        <w:rPr>
          <w:rFonts w:hint="eastAsia"/>
        </w:rPr>
        <w:t>조를 참조하여 주시기 바랍니다.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A575161" w15:done="0"/>
  <w15:commentEx w15:paraId="033A080E" w15:done="0"/>
  <w15:commentEx w15:paraId="1852836F" w15:done="0"/>
  <w15:commentEx w15:paraId="057C608F" w15:done="0"/>
  <w15:commentEx w15:paraId="6F1166D5" w15:done="0"/>
  <w15:commentEx w15:paraId="2991A1D9" w15:done="0"/>
  <w15:commentEx w15:paraId="4BBFDAD1" w15:done="0"/>
  <w15:commentEx w15:paraId="61F39C58" w15:done="0"/>
  <w15:commentEx w15:paraId="77D100B7" w15:done="0"/>
  <w15:commentEx w15:paraId="152EE636" w15:done="0"/>
  <w15:commentEx w15:paraId="6CB69498" w15:done="0"/>
  <w15:commentEx w15:paraId="690AD76B" w15:done="0"/>
  <w15:commentEx w15:paraId="4893C0E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6D145F" w16cex:dateUtc="2026-03-24T04:47:00Z"/>
  <w16cex:commentExtensible w16cex:durableId="2D6D1523" w16cex:dateUtc="2026-03-24T04:50:00Z"/>
  <w16cex:commentExtensible w16cex:durableId="2D6D1684" w16cex:dateUtc="2026-03-24T04:56:00Z"/>
  <w16cex:commentExtensible w16cex:durableId="2D7A7BDE" w16cex:dateUtc="2026-04-03T08:48:00Z"/>
  <w16cex:commentExtensible w16cex:durableId="2D7A7D4D" w16cex:dateUtc="2026-04-03T08:54:00Z"/>
  <w16cex:commentExtensible w16cex:durableId="2D6D1779" w16cex:dateUtc="2026-03-24T05:00:00Z"/>
  <w16cex:commentExtensible w16cex:durableId="2D7A7C9E" w16cex:dateUtc="2026-04-03T08:51:00Z"/>
  <w16cex:commentExtensible w16cex:durableId="2D6D17FA" w16cex:dateUtc="2026-03-24T05:02:00Z"/>
  <w16cex:commentExtensible w16cex:durableId="2D6D18CC" w16cex:dateUtc="2026-03-24T05:06:00Z"/>
  <w16cex:commentExtensible w16cex:durableId="2D7A7D74" w16cex:dateUtc="2026-04-03T08:55:00Z"/>
  <w16cex:commentExtensible w16cex:durableId="2D7A7DA2" w16cex:dateUtc="2026-04-03T08:55:00Z"/>
  <w16cex:commentExtensible w16cex:durableId="2D7A7DB9" w16cex:dateUtc="2026-04-03T08:56:00Z"/>
  <w16cex:commentExtensible w16cex:durableId="2D7A7E44" w16cex:dateUtc="2026-04-03T08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A575161" w16cid:durableId="2D6D145F"/>
  <w16cid:commentId w16cid:paraId="033A080E" w16cid:durableId="2D6D1523"/>
  <w16cid:commentId w16cid:paraId="1852836F" w16cid:durableId="2D6D1684"/>
  <w16cid:commentId w16cid:paraId="057C608F" w16cid:durableId="2D7A7BDE"/>
  <w16cid:commentId w16cid:paraId="6F1166D5" w16cid:durableId="2D7A7D4D"/>
  <w16cid:commentId w16cid:paraId="2991A1D9" w16cid:durableId="2D6D1779"/>
  <w16cid:commentId w16cid:paraId="4BBFDAD1" w16cid:durableId="2D7A7C9E"/>
  <w16cid:commentId w16cid:paraId="61F39C58" w16cid:durableId="2D6D17FA"/>
  <w16cid:commentId w16cid:paraId="77D100B7" w16cid:durableId="2D6D18CC"/>
  <w16cid:commentId w16cid:paraId="152EE636" w16cid:durableId="2D7A7D74"/>
  <w16cid:commentId w16cid:paraId="6CB69498" w16cid:durableId="2D7A7DA2"/>
  <w16cid:commentId w16cid:paraId="690AD76B" w16cid:durableId="2D7A7DB9"/>
  <w16cid:commentId w16cid:paraId="4893C0EE" w16cid:durableId="2D7A7E4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05550" w14:textId="77777777" w:rsidR="00766308" w:rsidRDefault="00766308" w:rsidP="005476A8">
      <w:pPr>
        <w:spacing w:after="0" w:line="240" w:lineRule="auto"/>
      </w:pPr>
      <w:r>
        <w:separator/>
      </w:r>
    </w:p>
  </w:endnote>
  <w:endnote w:type="continuationSeparator" w:id="0">
    <w:p w14:paraId="0E646C17" w14:textId="77777777" w:rsidR="00766308" w:rsidRDefault="00766308" w:rsidP="00547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panose1 w:val="020D0604000000000000"/>
    <w:charset w:val="81"/>
    <w:family w:val="modern"/>
    <w:pitch w:val="variable"/>
    <w:sig w:usb0="800002A7" w:usb1="09D7FCFB" w:usb2="00000010" w:usb3="00000000" w:csb0="00080001" w:csb1="00000000"/>
  </w:font>
  <w:font w:name="한컴바탕">
    <w:panose1 w:val="00000000000000000000"/>
    <w:charset w:val="81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29472" w14:textId="77777777" w:rsidR="00766308" w:rsidRDefault="00766308" w:rsidP="005476A8">
      <w:pPr>
        <w:spacing w:after="0" w:line="240" w:lineRule="auto"/>
      </w:pPr>
      <w:r>
        <w:separator/>
      </w:r>
    </w:p>
  </w:footnote>
  <w:footnote w:type="continuationSeparator" w:id="0">
    <w:p w14:paraId="31B784E8" w14:textId="77777777" w:rsidR="00766308" w:rsidRDefault="00766308" w:rsidP="005476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6B2DC" w14:textId="77777777" w:rsidR="007C2302" w:rsidRDefault="007C2302">
    <w:pPr>
      <w:pStyle w:val="a5"/>
    </w:pPr>
  </w:p>
  <w:p w14:paraId="46B885E0" w14:textId="77777777" w:rsidR="007C2302" w:rsidRDefault="007C2302">
    <w:pPr>
      <w:pStyle w:val="a5"/>
    </w:pPr>
    <w:r w:rsidRPr="007C2302">
      <w:rPr>
        <w:noProof/>
      </w:rPr>
      <w:drawing>
        <wp:inline distT="0" distB="0" distL="0" distR="0" wp14:anchorId="3B6F49C8" wp14:editId="376E60B6">
          <wp:extent cx="1190371" cy="400050"/>
          <wp:effectExtent l="0" t="0" r="0" b="0"/>
          <wp:docPr id="1" name="그림 1" descr="I:\innoecm_group+\(975)IMBANK전략부\■ 사명변경에 따른 규정개정(~5.24 제출)\CI\02_iM-Bank_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:\innoecm_group+\(975)IMBANK전략부\■ 사명변경에 따른 규정개정(~5.24 제출)\CI\02_iM-Bank_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4024" cy="4012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C78AA"/>
    <w:multiLevelType w:val="hybridMultilevel"/>
    <w:tmpl w:val="0DB098D2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77B37F2"/>
    <w:multiLevelType w:val="hybridMultilevel"/>
    <w:tmpl w:val="B38EDFDC"/>
    <w:lvl w:ilvl="0" w:tplc="9DB6E93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9CF00E9A">
      <w:start w:val="1"/>
      <w:numFmt w:val="decimal"/>
      <w:lvlText w:val="%2."/>
      <w:lvlJc w:val="left"/>
      <w:pPr>
        <w:ind w:left="7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135E3ACA"/>
    <w:multiLevelType w:val="hybridMultilevel"/>
    <w:tmpl w:val="227A033A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15226ED7"/>
    <w:multiLevelType w:val="multilevel"/>
    <w:tmpl w:val="F4A26CE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나눔고딕" w:eastAsia="나눔고딕" w:hAnsi="나눔고딕" w:hint="eastAsia"/>
        <w:color w:val="000000"/>
        <w:w w:val="100"/>
        <w:sz w:val="20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나눔고딕" w:eastAsia="나눔고딕" w:hAnsi="나눔고딕" w:hint="eastAsia"/>
        <w:color w:val="000000"/>
        <w:w w:val="100"/>
        <w:sz w:val="20"/>
      </w:rPr>
    </w:lvl>
    <w:lvl w:ilvl="2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3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4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5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6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A3206A"/>
    <w:multiLevelType w:val="hybridMultilevel"/>
    <w:tmpl w:val="5E2AEB62"/>
    <w:lvl w:ilvl="0" w:tplc="04090011">
      <w:start w:val="1"/>
      <w:numFmt w:val="decimalEnclosedCircle"/>
      <w:lvlText w:val="%1"/>
      <w:lvlJc w:val="left"/>
      <w:pPr>
        <w:ind w:left="920" w:hanging="400"/>
      </w:pPr>
    </w:lvl>
    <w:lvl w:ilvl="1" w:tplc="04090019" w:tentative="1">
      <w:start w:val="1"/>
      <w:numFmt w:val="upperLetter"/>
      <w:lvlText w:val="%2."/>
      <w:lvlJc w:val="left"/>
      <w:pPr>
        <w:ind w:left="1320" w:hanging="400"/>
      </w:pPr>
    </w:lvl>
    <w:lvl w:ilvl="2" w:tplc="0409001B" w:tentative="1">
      <w:start w:val="1"/>
      <w:numFmt w:val="lowerRoman"/>
      <w:lvlText w:val="%3."/>
      <w:lvlJc w:val="right"/>
      <w:pPr>
        <w:ind w:left="1720" w:hanging="400"/>
      </w:pPr>
    </w:lvl>
    <w:lvl w:ilvl="3" w:tplc="0409000F" w:tentative="1">
      <w:start w:val="1"/>
      <w:numFmt w:val="decimal"/>
      <w:lvlText w:val="%4."/>
      <w:lvlJc w:val="left"/>
      <w:pPr>
        <w:ind w:left="2120" w:hanging="400"/>
      </w:pPr>
    </w:lvl>
    <w:lvl w:ilvl="4" w:tplc="04090019" w:tentative="1">
      <w:start w:val="1"/>
      <w:numFmt w:val="upperLetter"/>
      <w:lvlText w:val="%5."/>
      <w:lvlJc w:val="left"/>
      <w:pPr>
        <w:ind w:left="2520" w:hanging="400"/>
      </w:pPr>
    </w:lvl>
    <w:lvl w:ilvl="5" w:tplc="0409001B" w:tentative="1">
      <w:start w:val="1"/>
      <w:numFmt w:val="lowerRoman"/>
      <w:lvlText w:val="%6."/>
      <w:lvlJc w:val="right"/>
      <w:pPr>
        <w:ind w:left="2920" w:hanging="400"/>
      </w:pPr>
    </w:lvl>
    <w:lvl w:ilvl="6" w:tplc="0409000F" w:tentative="1">
      <w:start w:val="1"/>
      <w:numFmt w:val="decimal"/>
      <w:lvlText w:val="%7."/>
      <w:lvlJc w:val="left"/>
      <w:pPr>
        <w:ind w:left="3320" w:hanging="400"/>
      </w:pPr>
    </w:lvl>
    <w:lvl w:ilvl="7" w:tplc="04090019" w:tentative="1">
      <w:start w:val="1"/>
      <w:numFmt w:val="upperLetter"/>
      <w:lvlText w:val="%8."/>
      <w:lvlJc w:val="left"/>
      <w:pPr>
        <w:ind w:left="3720" w:hanging="400"/>
      </w:pPr>
    </w:lvl>
    <w:lvl w:ilvl="8" w:tplc="0409001B" w:tentative="1">
      <w:start w:val="1"/>
      <w:numFmt w:val="lowerRoman"/>
      <w:lvlText w:val="%9."/>
      <w:lvlJc w:val="right"/>
      <w:pPr>
        <w:ind w:left="4120" w:hanging="400"/>
      </w:pPr>
    </w:lvl>
  </w:abstractNum>
  <w:abstractNum w:abstractNumId="5" w15:restartNumberingAfterBreak="0">
    <w:nsid w:val="1ABB2BEC"/>
    <w:multiLevelType w:val="multilevel"/>
    <w:tmpl w:val="6FDCBD6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나눔고딕" w:eastAsia="나눔고딕" w:hAnsi="나눔고딕" w:hint="eastAsia"/>
        <w:color w:val="000000"/>
        <w:w w:val="100"/>
        <w:sz w:val="20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나눔고딕" w:eastAsia="나눔고딕" w:hAnsi="나눔고딕" w:hint="eastAsia"/>
        <w:color w:val="000000"/>
        <w:w w:val="100"/>
        <w:sz w:val="20"/>
      </w:rPr>
    </w:lvl>
    <w:lvl w:ilvl="2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3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4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5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6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493293"/>
    <w:multiLevelType w:val="hybridMultilevel"/>
    <w:tmpl w:val="D8863A96"/>
    <w:lvl w:ilvl="0" w:tplc="0484B80E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22C1B3F"/>
    <w:multiLevelType w:val="hybridMultilevel"/>
    <w:tmpl w:val="ED58010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7B75B17"/>
    <w:multiLevelType w:val="hybridMultilevel"/>
    <w:tmpl w:val="AB1E199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9072593"/>
    <w:multiLevelType w:val="hybridMultilevel"/>
    <w:tmpl w:val="BCE66C68"/>
    <w:lvl w:ilvl="0" w:tplc="61E86E88">
      <w:start w:val="1"/>
      <w:numFmt w:val="ganad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0" w15:restartNumberingAfterBreak="0">
    <w:nsid w:val="2E9C411C"/>
    <w:multiLevelType w:val="hybridMultilevel"/>
    <w:tmpl w:val="1D8E552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304B58E7"/>
    <w:multiLevelType w:val="hybridMultilevel"/>
    <w:tmpl w:val="A0BCBB7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32675CD3"/>
    <w:multiLevelType w:val="hybridMultilevel"/>
    <w:tmpl w:val="B38EF84E"/>
    <w:lvl w:ilvl="0" w:tplc="FFFFFFFF">
      <w:start w:val="1"/>
      <w:numFmt w:val="decimalEnclosedCircle"/>
      <w:lvlText w:val="%1"/>
      <w:lvlJc w:val="left"/>
      <w:pPr>
        <w:ind w:left="400" w:hanging="400"/>
      </w:p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32680A8A"/>
    <w:multiLevelType w:val="hybridMultilevel"/>
    <w:tmpl w:val="11C64DFC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334D43D9"/>
    <w:multiLevelType w:val="hybridMultilevel"/>
    <w:tmpl w:val="26E21C7A"/>
    <w:lvl w:ilvl="0" w:tplc="FFFFFFFF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6D96B02"/>
    <w:multiLevelType w:val="multilevel"/>
    <w:tmpl w:val="FD7AEF5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나눔고딕" w:eastAsia="나눔고딕" w:hAnsi="나눔고딕" w:hint="eastAsia"/>
        <w:color w:val="000000"/>
        <w:w w:val="100"/>
        <w:sz w:val="20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나눔고딕" w:eastAsia="나눔고딕" w:hAnsi="나눔고딕" w:hint="eastAsia"/>
        <w:color w:val="000000"/>
        <w:w w:val="100"/>
        <w:sz w:val="20"/>
      </w:rPr>
    </w:lvl>
    <w:lvl w:ilvl="2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3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4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5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6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723EE8"/>
    <w:multiLevelType w:val="hybridMultilevel"/>
    <w:tmpl w:val="26E21C7A"/>
    <w:lvl w:ilvl="0" w:tplc="0484B80E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7C82264"/>
    <w:multiLevelType w:val="hybridMultilevel"/>
    <w:tmpl w:val="5E02E41A"/>
    <w:lvl w:ilvl="0" w:tplc="FFFFFFFF">
      <w:start w:val="1"/>
      <w:numFmt w:val="decimalEnclosedCircle"/>
      <w:lvlText w:val="%1"/>
      <w:lvlJc w:val="left"/>
      <w:pPr>
        <w:ind w:left="400" w:hanging="400"/>
      </w:pPr>
      <w:rPr>
        <w:b w:val="0"/>
        <w:sz w:val="20"/>
        <w:szCs w:val="20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3D7E4AC4"/>
    <w:multiLevelType w:val="hybridMultilevel"/>
    <w:tmpl w:val="10DAD040"/>
    <w:lvl w:ilvl="0" w:tplc="C8666EF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  <w:b w:val="0"/>
        <w:bCs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3DDD15E6"/>
    <w:multiLevelType w:val="hybridMultilevel"/>
    <w:tmpl w:val="B38EF84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3E632625"/>
    <w:multiLevelType w:val="hybridMultilevel"/>
    <w:tmpl w:val="E2848E10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452447FF"/>
    <w:multiLevelType w:val="hybridMultilevel"/>
    <w:tmpl w:val="B38EF84E"/>
    <w:lvl w:ilvl="0" w:tplc="FFFFFFFF">
      <w:start w:val="1"/>
      <w:numFmt w:val="decimalEnclosedCircle"/>
      <w:lvlText w:val="%1"/>
      <w:lvlJc w:val="left"/>
      <w:pPr>
        <w:ind w:left="400" w:hanging="400"/>
      </w:p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48854761"/>
    <w:multiLevelType w:val="hybridMultilevel"/>
    <w:tmpl w:val="19DA335A"/>
    <w:lvl w:ilvl="0" w:tplc="0484B80E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4A223674"/>
    <w:multiLevelType w:val="hybridMultilevel"/>
    <w:tmpl w:val="36DAB4FA"/>
    <w:lvl w:ilvl="0" w:tplc="93B2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4" w15:restartNumberingAfterBreak="0">
    <w:nsid w:val="4DFD317D"/>
    <w:multiLevelType w:val="hybridMultilevel"/>
    <w:tmpl w:val="26E21C7A"/>
    <w:lvl w:ilvl="0" w:tplc="FFFFFFFF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2111FFF"/>
    <w:multiLevelType w:val="hybridMultilevel"/>
    <w:tmpl w:val="B38EF84E"/>
    <w:lvl w:ilvl="0" w:tplc="FFFFFFFF">
      <w:start w:val="1"/>
      <w:numFmt w:val="decimalEnclosedCircle"/>
      <w:lvlText w:val="%1"/>
      <w:lvlJc w:val="left"/>
      <w:pPr>
        <w:ind w:left="400" w:hanging="400"/>
      </w:pPr>
    </w:lvl>
    <w:lvl w:ilvl="1" w:tplc="FFFFFFFF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55402FC1"/>
    <w:multiLevelType w:val="hybridMultilevel"/>
    <w:tmpl w:val="26E21C7A"/>
    <w:lvl w:ilvl="0" w:tplc="FFFFFFFF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7FB7CBE"/>
    <w:multiLevelType w:val="hybridMultilevel"/>
    <w:tmpl w:val="26E21C7A"/>
    <w:lvl w:ilvl="0" w:tplc="FFFFFFFF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8283BA8"/>
    <w:multiLevelType w:val="hybridMultilevel"/>
    <w:tmpl w:val="9E9A0C4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5C3942B2"/>
    <w:multiLevelType w:val="hybridMultilevel"/>
    <w:tmpl w:val="AA18E0D4"/>
    <w:lvl w:ilvl="0" w:tplc="2556E14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5CEB6570"/>
    <w:multiLevelType w:val="multilevel"/>
    <w:tmpl w:val="8FE8228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나눔고딕" w:eastAsia="나눔고딕" w:hAnsi="나눔고딕" w:hint="eastAsia"/>
        <w:color w:val="000000"/>
        <w:w w:val="100"/>
        <w:sz w:val="20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나눔고딕" w:eastAsia="나눔고딕" w:hAnsi="나눔고딕" w:hint="eastAsia"/>
        <w:color w:val="000000"/>
        <w:w w:val="100"/>
        <w:sz w:val="20"/>
      </w:rPr>
    </w:lvl>
    <w:lvl w:ilvl="2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3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4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5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6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2B4988"/>
    <w:multiLevelType w:val="hybridMultilevel"/>
    <w:tmpl w:val="5E02E41A"/>
    <w:lvl w:ilvl="0" w:tplc="35509DBC">
      <w:start w:val="1"/>
      <w:numFmt w:val="decimalEnclosedCircle"/>
      <w:lvlText w:val="%1"/>
      <w:lvlJc w:val="left"/>
      <w:pPr>
        <w:ind w:left="400" w:hanging="400"/>
      </w:pPr>
      <w:rPr>
        <w:b w:val="0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2" w15:restartNumberingAfterBreak="0">
    <w:nsid w:val="5F9107D5"/>
    <w:multiLevelType w:val="hybridMultilevel"/>
    <w:tmpl w:val="BCBADF08"/>
    <w:lvl w:ilvl="0" w:tplc="AA261A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0D7507F"/>
    <w:multiLevelType w:val="hybridMultilevel"/>
    <w:tmpl w:val="AB5EE0A0"/>
    <w:lvl w:ilvl="0" w:tplc="FFFFFFFF">
      <w:start w:val="1"/>
      <w:numFmt w:val="decimalEnclosedCircle"/>
      <w:lvlText w:val="%1"/>
      <w:lvlJc w:val="left"/>
      <w:pPr>
        <w:ind w:left="400" w:hanging="400"/>
      </w:pPr>
    </w:lvl>
    <w:lvl w:ilvl="1" w:tplc="FFFFFFFF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4" w15:restartNumberingAfterBreak="0">
    <w:nsid w:val="63D07E80"/>
    <w:multiLevelType w:val="hybridMultilevel"/>
    <w:tmpl w:val="858CE5B0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5" w15:restartNumberingAfterBreak="0">
    <w:nsid w:val="66786000"/>
    <w:multiLevelType w:val="hybridMultilevel"/>
    <w:tmpl w:val="044E83B6"/>
    <w:lvl w:ilvl="0" w:tplc="412CCAD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69AB03EF"/>
    <w:multiLevelType w:val="multilevel"/>
    <w:tmpl w:val="4874F0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나눔고딕" w:eastAsia="나눔고딕" w:hAnsi="나눔고딕" w:hint="eastAsia"/>
        <w:color w:val="000000"/>
        <w:w w:val="100"/>
        <w:sz w:val="20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나눔고딕" w:eastAsia="나눔고딕" w:hAnsi="나눔고딕" w:hint="eastAsia"/>
        <w:color w:val="000000"/>
        <w:w w:val="100"/>
        <w:sz w:val="20"/>
      </w:rPr>
    </w:lvl>
    <w:lvl w:ilvl="2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3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4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5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6">
      <w:start w:val="1"/>
      <w:numFmt w:val="decimal"/>
      <w:suff w:val="space"/>
      <w:lvlText w:val="•"/>
      <w:lvlJc w:val="left"/>
      <w:pPr>
        <w:ind w:left="0" w:firstLine="0"/>
      </w:pPr>
      <w:rPr>
        <w:rFonts w:ascii="한컴바탕" w:eastAsia="한컴바탕" w:hint="eastAsia"/>
        <w:color w:val="000000"/>
        <w:w w:val="100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CC62E3"/>
    <w:multiLevelType w:val="hybridMultilevel"/>
    <w:tmpl w:val="BD863D7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CAB70EA"/>
    <w:multiLevelType w:val="hybridMultilevel"/>
    <w:tmpl w:val="18C80418"/>
    <w:lvl w:ilvl="0" w:tplc="008A28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26011F0">
      <w:start w:val="1"/>
      <w:numFmt w:val="decimalEnclosedCircle"/>
      <w:lvlText w:val="%2"/>
      <w:lvlJc w:val="left"/>
      <w:pPr>
        <w:ind w:left="11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39" w15:restartNumberingAfterBreak="0">
    <w:nsid w:val="7DA61B56"/>
    <w:multiLevelType w:val="hybridMultilevel"/>
    <w:tmpl w:val="BFB057A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0" w15:restartNumberingAfterBreak="0">
    <w:nsid w:val="7EAC5604"/>
    <w:multiLevelType w:val="hybridMultilevel"/>
    <w:tmpl w:val="1164874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1" w15:restartNumberingAfterBreak="0">
    <w:nsid w:val="7F095629"/>
    <w:multiLevelType w:val="hybridMultilevel"/>
    <w:tmpl w:val="C09CD082"/>
    <w:lvl w:ilvl="0" w:tplc="04090011">
      <w:start w:val="1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18"/>
  </w:num>
  <w:num w:numId="2">
    <w:abstractNumId w:val="8"/>
  </w:num>
  <w:num w:numId="3">
    <w:abstractNumId w:val="10"/>
  </w:num>
  <w:num w:numId="4">
    <w:abstractNumId w:val="0"/>
  </w:num>
  <w:num w:numId="5">
    <w:abstractNumId w:val="20"/>
  </w:num>
  <w:num w:numId="6">
    <w:abstractNumId w:val="37"/>
  </w:num>
  <w:num w:numId="7">
    <w:abstractNumId w:val="31"/>
  </w:num>
  <w:num w:numId="8">
    <w:abstractNumId w:val="1"/>
  </w:num>
  <w:num w:numId="9">
    <w:abstractNumId w:val="29"/>
  </w:num>
  <w:num w:numId="10">
    <w:abstractNumId w:val="38"/>
  </w:num>
  <w:num w:numId="11">
    <w:abstractNumId w:val="9"/>
  </w:num>
  <w:num w:numId="12">
    <w:abstractNumId w:val="4"/>
  </w:num>
  <w:num w:numId="13">
    <w:abstractNumId w:val="41"/>
  </w:num>
  <w:num w:numId="14">
    <w:abstractNumId w:val="19"/>
  </w:num>
  <w:num w:numId="15">
    <w:abstractNumId w:val="7"/>
  </w:num>
  <w:num w:numId="16">
    <w:abstractNumId w:val="16"/>
  </w:num>
  <w:num w:numId="17">
    <w:abstractNumId w:val="34"/>
  </w:num>
  <w:num w:numId="18">
    <w:abstractNumId w:val="28"/>
  </w:num>
  <w:num w:numId="19">
    <w:abstractNumId w:val="39"/>
  </w:num>
  <w:num w:numId="20">
    <w:abstractNumId w:val="6"/>
  </w:num>
  <w:num w:numId="21">
    <w:abstractNumId w:val="40"/>
  </w:num>
  <w:num w:numId="22">
    <w:abstractNumId w:val="11"/>
  </w:num>
  <w:num w:numId="23">
    <w:abstractNumId w:val="13"/>
  </w:num>
  <w:num w:numId="24">
    <w:abstractNumId w:val="22"/>
  </w:num>
  <w:num w:numId="25">
    <w:abstractNumId w:val="2"/>
  </w:num>
  <w:num w:numId="26">
    <w:abstractNumId w:val="21"/>
  </w:num>
  <w:num w:numId="27">
    <w:abstractNumId w:val="27"/>
  </w:num>
  <w:num w:numId="28">
    <w:abstractNumId w:val="24"/>
  </w:num>
  <w:num w:numId="29">
    <w:abstractNumId w:val="17"/>
  </w:num>
  <w:num w:numId="30">
    <w:abstractNumId w:val="12"/>
  </w:num>
  <w:num w:numId="31">
    <w:abstractNumId w:val="26"/>
  </w:num>
  <w:num w:numId="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4"/>
  </w:num>
  <w:num w:numId="38">
    <w:abstractNumId w:val="23"/>
  </w:num>
  <w:num w:numId="39">
    <w:abstractNumId w:val="33"/>
  </w:num>
  <w:num w:numId="40">
    <w:abstractNumId w:val="32"/>
  </w:num>
  <w:num w:numId="41">
    <w:abstractNumId w:val="35"/>
  </w:num>
  <w:num w:numId="42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FSS_NT551XED">
    <w15:presenceInfo w15:providerId="None" w15:userId="FSS_NT551XE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50F"/>
    <w:rsid w:val="00001D7F"/>
    <w:rsid w:val="00004A55"/>
    <w:rsid w:val="0001270E"/>
    <w:rsid w:val="000315EB"/>
    <w:rsid w:val="000475EE"/>
    <w:rsid w:val="00065E8C"/>
    <w:rsid w:val="00081EC6"/>
    <w:rsid w:val="000B7CAA"/>
    <w:rsid w:val="000C2C8B"/>
    <w:rsid w:val="000F1E05"/>
    <w:rsid w:val="00115FEF"/>
    <w:rsid w:val="00117261"/>
    <w:rsid w:val="00136B88"/>
    <w:rsid w:val="0014451F"/>
    <w:rsid w:val="001467B8"/>
    <w:rsid w:val="00150705"/>
    <w:rsid w:val="0016264D"/>
    <w:rsid w:val="00163849"/>
    <w:rsid w:val="0016787F"/>
    <w:rsid w:val="00174E9A"/>
    <w:rsid w:val="001D2D55"/>
    <w:rsid w:val="001D741D"/>
    <w:rsid w:val="001E7BFD"/>
    <w:rsid w:val="00220379"/>
    <w:rsid w:val="00220699"/>
    <w:rsid w:val="00224FEC"/>
    <w:rsid w:val="002310FC"/>
    <w:rsid w:val="00241D42"/>
    <w:rsid w:val="00280237"/>
    <w:rsid w:val="002852C4"/>
    <w:rsid w:val="002869BF"/>
    <w:rsid w:val="002A050F"/>
    <w:rsid w:val="002A057D"/>
    <w:rsid w:val="002B6F5C"/>
    <w:rsid w:val="002E119C"/>
    <w:rsid w:val="003063B3"/>
    <w:rsid w:val="00306F9A"/>
    <w:rsid w:val="00323F5B"/>
    <w:rsid w:val="00331402"/>
    <w:rsid w:val="00340D3C"/>
    <w:rsid w:val="00355B4C"/>
    <w:rsid w:val="00367A1C"/>
    <w:rsid w:val="003842B6"/>
    <w:rsid w:val="003C2BF4"/>
    <w:rsid w:val="003E5826"/>
    <w:rsid w:val="003F0356"/>
    <w:rsid w:val="003F6BAD"/>
    <w:rsid w:val="00407A92"/>
    <w:rsid w:val="00413CF7"/>
    <w:rsid w:val="0041594F"/>
    <w:rsid w:val="004254EC"/>
    <w:rsid w:val="004309D6"/>
    <w:rsid w:val="0047554A"/>
    <w:rsid w:val="004A136D"/>
    <w:rsid w:val="004A19C0"/>
    <w:rsid w:val="004C1D0A"/>
    <w:rsid w:val="004C42AA"/>
    <w:rsid w:val="004C5628"/>
    <w:rsid w:val="005476A8"/>
    <w:rsid w:val="005516A0"/>
    <w:rsid w:val="0055368E"/>
    <w:rsid w:val="00561BF1"/>
    <w:rsid w:val="00595F38"/>
    <w:rsid w:val="005971A9"/>
    <w:rsid w:val="005D4D49"/>
    <w:rsid w:val="0061204A"/>
    <w:rsid w:val="00612FEC"/>
    <w:rsid w:val="006139F9"/>
    <w:rsid w:val="00647559"/>
    <w:rsid w:val="006666A8"/>
    <w:rsid w:val="00686B45"/>
    <w:rsid w:val="006B7281"/>
    <w:rsid w:val="006B7E5A"/>
    <w:rsid w:val="0070548C"/>
    <w:rsid w:val="00721D0D"/>
    <w:rsid w:val="00721DF3"/>
    <w:rsid w:val="0072546A"/>
    <w:rsid w:val="00754E45"/>
    <w:rsid w:val="007659E8"/>
    <w:rsid w:val="00766308"/>
    <w:rsid w:val="00776F0C"/>
    <w:rsid w:val="00781D62"/>
    <w:rsid w:val="007B07C6"/>
    <w:rsid w:val="007B21EF"/>
    <w:rsid w:val="007C2302"/>
    <w:rsid w:val="007D0440"/>
    <w:rsid w:val="007E611F"/>
    <w:rsid w:val="00800B5E"/>
    <w:rsid w:val="0080576E"/>
    <w:rsid w:val="00806478"/>
    <w:rsid w:val="00836A0D"/>
    <w:rsid w:val="008569AF"/>
    <w:rsid w:val="0085762B"/>
    <w:rsid w:val="0086024C"/>
    <w:rsid w:val="008736B0"/>
    <w:rsid w:val="008A0D8E"/>
    <w:rsid w:val="008A63C3"/>
    <w:rsid w:val="008C26F1"/>
    <w:rsid w:val="008E24E0"/>
    <w:rsid w:val="009359CD"/>
    <w:rsid w:val="0093618C"/>
    <w:rsid w:val="00944A6A"/>
    <w:rsid w:val="00977B20"/>
    <w:rsid w:val="009917B2"/>
    <w:rsid w:val="009C5046"/>
    <w:rsid w:val="009F3CB4"/>
    <w:rsid w:val="00A271C8"/>
    <w:rsid w:val="00A37122"/>
    <w:rsid w:val="00A4414B"/>
    <w:rsid w:val="00A72493"/>
    <w:rsid w:val="00A80A1D"/>
    <w:rsid w:val="00A8436D"/>
    <w:rsid w:val="00A87161"/>
    <w:rsid w:val="00A918D6"/>
    <w:rsid w:val="00AA5013"/>
    <w:rsid w:val="00AC4ECA"/>
    <w:rsid w:val="00AD655C"/>
    <w:rsid w:val="00AE0FF3"/>
    <w:rsid w:val="00AF7D25"/>
    <w:rsid w:val="00B05384"/>
    <w:rsid w:val="00B32AEA"/>
    <w:rsid w:val="00B60F3F"/>
    <w:rsid w:val="00B61DD1"/>
    <w:rsid w:val="00B675A7"/>
    <w:rsid w:val="00B91315"/>
    <w:rsid w:val="00B9575C"/>
    <w:rsid w:val="00B96CB0"/>
    <w:rsid w:val="00BB4CBA"/>
    <w:rsid w:val="00BC159C"/>
    <w:rsid w:val="00BF124A"/>
    <w:rsid w:val="00BF39A0"/>
    <w:rsid w:val="00C02104"/>
    <w:rsid w:val="00C1628D"/>
    <w:rsid w:val="00C4514B"/>
    <w:rsid w:val="00C57006"/>
    <w:rsid w:val="00C603A1"/>
    <w:rsid w:val="00C64241"/>
    <w:rsid w:val="00C65E4B"/>
    <w:rsid w:val="00C96ED6"/>
    <w:rsid w:val="00C97B2E"/>
    <w:rsid w:val="00CA1937"/>
    <w:rsid w:val="00CA2EC7"/>
    <w:rsid w:val="00CB3FE4"/>
    <w:rsid w:val="00CC094C"/>
    <w:rsid w:val="00CC0A23"/>
    <w:rsid w:val="00CD7DA7"/>
    <w:rsid w:val="00CE5D87"/>
    <w:rsid w:val="00D3316E"/>
    <w:rsid w:val="00D50CBF"/>
    <w:rsid w:val="00D6156F"/>
    <w:rsid w:val="00D72261"/>
    <w:rsid w:val="00D85911"/>
    <w:rsid w:val="00D954E5"/>
    <w:rsid w:val="00DA28EB"/>
    <w:rsid w:val="00DA666A"/>
    <w:rsid w:val="00DA6DE8"/>
    <w:rsid w:val="00DA7857"/>
    <w:rsid w:val="00DB6E65"/>
    <w:rsid w:val="00DE4073"/>
    <w:rsid w:val="00DE46C2"/>
    <w:rsid w:val="00DF6E37"/>
    <w:rsid w:val="00E1390C"/>
    <w:rsid w:val="00E22D7D"/>
    <w:rsid w:val="00E25184"/>
    <w:rsid w:val="00E419E2"/>
    <w:rsid w:val="00E52864"/>
    <w:rsid w:val="00E5600B"/>
    <w:rsid w:val="00E64482"/>
    <w:rsid w:val="00E73659"/>
    <w:rsid w:val="00EC7CB7"/>
    <w:rsid w:val="00ED5983"/>
    <w:rsid w:val="00ED73BE"/>
    <w:rsid w:val="00EF0C8C"/>
    <w:rsid w:val="00F47458"/>
    <w:rsid w:val="00F54944"/>
    <w:rsid w:val="00F625A5"/>
    <w:rsid w:val="00F97BD8"/>
    <w:rsid w:val="00FB05C7"/>
    <w:rsid w:val="00FC2B32"/>
    <w:rsid w:val="00FD5A10"/>
    <w:rsid w:val="00FD6B52"/>
    <w:rsid w:val="00FE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A5E325"/>
  <w15:chartTrackingRefBased/>
  <w15:docId w15:val="{EAC7E4C0-418A-4C71-96C0-667A1369C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A050F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  <w:style w:type="paragraph" w:styleId="a3">
    <w:name w:val="List Paragraph"/>
    <w:basedOn w:val="a"/>
    <w:uiPriority w:val="34"/>
    <w:qFormat/>
    <w:rsid w:val="00D6156F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28023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28023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5476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5476A8"/>
  </w:style>
  <w:style w:type="paragraph" w:styleId="a6">
    <w:name w:val="footer"/>
    <w:basedOn w:val="a"/>
    <w:link w:val="Char1"/>
    <w:uiPriority w:val="99"/>
    <w:unhideWhenUsed/>
    <w:rsid w:val="005476A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5476A8"/>
  </w:style>
  <w:style w:type="paragraph" w:styleId="a7">
    <w:name w:val="No Spacing"/>
    <w:link w:val="Char2"/>
    <w:uiPriority w:val="1"/>
    <w:qFormat/>
    <w:rsid w:val="00B05384"/>
    <w:pPr>
      <w:widowControl w:val="0"/>
      <w:wordWrap w:val="0"/>
      <w:autoSpaceDE w:val="0"/>
      <w:autoSpaceDN w:val="0"/>
      <w:spacing w:after="0" w:line="240" w:lineRule="auto"/>
    </w:pPr>
  </w:style>
  <w:style w:type="character" w:customStyle="1" w:styleId="Char2">
    <w:name w:val="간격 없음 Char"/>
    <w:basedOn w:val="a0"/>
    <w:link w:val="a7"/>
    <w:uiPriority w:val="1"/>
    <w:rsid w:val="00B05384"/>
  </w:style>
  <w:style w:type="paragraph" w:styleId="a8">
    <w:name w:val="Revision"/>
    <w:hidden/>
    <w:uiPriority w:val="99"/>
    <w:semiHidden/>
    <w:rsid w:val="00FD6B52"/>
    <w:pPr>
      <w:spacing w:after="0" w:line="240" w:lineRule="auto"/>
      <w:jc w:val="left"/>
    </w:pPr>
  </w:style>
  <w:style w:type="character" w:styleId="a9">
    <w:name w:val="annotation reference"/>
    <w:basedOn w:val="a0"/>
    <w:uiPriority w:val="99"/>
    <w:semiHidden/>
    <w:unhideWhenUsed/>
    <w:rsid w:val="00407A92"/>
    <w:rPr>
      <w:sz w:val="18"/>
      <w:szCs w:val="18"/>
    </w:rPr>
  </w:style>
  <w:style w:type="paragraph" w:styleId="aa">
    <w:name w:val="annotation text"/>
    <w:basedOn w:val="a"/>
    <w:link w:val="Char3"/>
    <w:uiPriority w:val="99"/>
    <w:unhideWhenUsed/>
    <w:rsid w:val="00407A92"/>
    <w:pPr>
      <w:jc w:val="left"/>
    </w:pPr>
  </w:style>
  <w:style w:type="character" w:customStyle="1" w:styleId="Char3">
    <w:name w:val="메모 텍스트 Char"/>
    <w:basedOn w:val="a0"/>
    <w:link w:val="aa"/>
    <w:uiPriority w:val="99"/>
    <w:rsid w:val="00407A92"/>
  </w:style>
  <w:style w:type="paragraph" w:styleId="ab">
    <w:name w:val="annotation subject"/>
    <w:basedOn w:val="aa"/>
    <w:next w:val="aa"/>
    <w:link w:val="Char4"/>
    <w:uiPriority w:val="99"/>
    <w:semiHidden/>
    <w:unhideWhenUsed/>
    <w:rsid w:val="00407A92"/>
    <w:rPr>
      <w:b/>
      <w:bCs/>
    </w:rPr>
  </w:style>
  <w:style w:type="character" w:customStyle="1" w:styleId="Char4">
    <w:name w:val="메모 주제 Char"/>
    <w:basedOn w:val="Char3"/>
    <w:link w:val="ab"/>
    <w:uiPriority w:val="99"/>
    <w:semiHidden/>
    <w:rsid w:val="00407A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1040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이효정</dc:creator>
  <cp:keywords/>
  <dc:description/>
  <cp:lastModifiedBy>FSS_NT551XED</cp:lastModifiedBy>
  <cp:revision>4</cp:revision>
  <cp:lastPrinted>2026-02-20T01:03:00Z</cp:lastPrinted>
  <dcterms:created xsi:type="dcterms:W3CDTF">2026-04-03T08:52:00Z</dcterms:created>
  <dcterms:modified xsi:type="dcterms:W3CDTF">2026-04-03T08:58:00Z</dcterms:modified>
</cp:coreProperties>
</file>